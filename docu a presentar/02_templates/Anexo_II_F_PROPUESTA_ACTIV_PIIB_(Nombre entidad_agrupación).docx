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45B5" w14:textId="7A6E36C8"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sidRPr="00520BB6">
        <w:rPr>
          <w:rFonts w:cs="Arial"/>
          <w:sz w:val="24"/>
          <w:szCs w:val="24"/>
        </w:rPr>
        <w:t xml:space="preserve">ANEXO </w:t>
      </w:r>
      <w:r w:rsidR="007F0561">
        <w:rPr>
          <w:rFonts w:cs="Arial"/>
          <w:sz w:val="24"/>
          <w:szCs w:val="24"/>
        </w:rPr>
        <w:t>II.F</w:t>
      </w:r>
    </w:p>
    <w:p w14:paraId="55730F3A" w14:textId="733F44C5" w:rsidR="0080496A" w:rsidRDefault="0080496A" w:rsidP="00250306">
      <w:pPr>
        <w:jc w:val="center"/>
        <w:rPr>
          <w:rFonts w:cs="Arial"/>
          <w:sz w:val="24"/>
          <w:szCs w:val="24"/>
        </w:rPr>
      </w:pPr>
      <w:r>
        <w:rPr>
          <w:rFonts w:cs="Arial"/>
          <w:sz w:val="24"/>
          <w:szCs w:val="24"/>
        </w:rPr>
        <w:t>PROPUESTA DE ACTIVIDADES</w:t>
      </w:r>
      <w:r w:rsidR="00BD5D68">
        <w:rPr>
          <w:rFonts w:cs="Arial"/>
          <w:sz w:val="24"/>
          <w:szCs w:val="24"/>
        </w:rPr>
        <w:t xml:space="preserve"> PROGRAMA I</w:t>
      </w:r>
      <w:r w:rsidR="00E76B4D">
        <w:rPr>
          <w:rFonts w:cs="Arial"/>
          <w:sz w:val="24"/>
          <w:szCs w:val="24"/>
        </w:rPr>
        <w:t>I</w:t>
      </w:r>
      <w:r w:rsidR="00BD5D68">
        <w:rPr>
          <w:rFonts w:cs="Arial"/>
          <w:sz w:val="24"/>
          <w:szCs w:val="24"/>
        </w:rPr>
        <w:t>.B</w:t>
      </w:r>
    </w:p>
    <w:p w14:paraId="1691D33C" w14:textId="77777777" w:rsidR="0080496A" w:rsidRDefault="0080496A" w:rsidP="00CD5FFD">
      <w:pPr>
        <w:rPr>
          <w:rFonts w:cs="Arial"/>
          <w:i/>
          <w:sz w:val="16"/>
          <w:szCs w:val="16"/>
        </w:rPr>
      </w:pPr>
    </w:p>
    <w:p w14:paraId="0E25E865" w14:textId="5372D52A" w:rsidR="007C0580" w:rsidRDefault="007C0580" w:rsidP="0080496A">
      <w:pPr>
        <w:pStyle w:val="parrafo1"/>
        <w:spacing w:before="120" w:after="120"/>
        <w:ind w:firstLine="0"/>
        <w:jc w:val="left"/>
        <w:rPr>
          <w:rFonts w:ascii="Arial" w:hAnsi="Arial" w:cs="Arial"/>
          <w:b/>
          <w:i/>
        </w:rPr>
      </w:pPr>
      <w:r w:rsidRPr="00D53E12">
        <w:rPr>
          <w:rFonts w:ascii="Arial" w:hAnsi="Arial" w:cs="Arial"/>
          <w:b/>
          <w:i/>
        </w:rPr>
        <w:t>Explicaciones e instrucciones:</w:t>
      </w:r>
    </w:p>
    <w:p w14:paraId="13FAF0FE" w14:textId="610D39E4" w:rsidR="00FF3ACA" w:rsidRPr="00FF3ACA" w:rsidRDefault="00FF3ACA" w:rsidP="00356EAF">
      <w:pPr>
        <w:suppressAutoHyphens/>
        <w:spacing w:line="240" w:lineRule="auto"/>
        <w:contextualSpacing/>
        <w:rPr>
          <w:b/>
          <w:bCs/>
          <w:i/>
        </w:rPr>
      </w:pPr>
      <w:r w:rsidRPr="00FF3ACA">
        <w:rPr>
          <w:b/>
          <w:bCs/>
          <w:i/>
        </w:rPr>
        <w:t>Indicaciones de formato</w:t>
      </w:r>
    </w:p>
    <w:p w14:paraId="23534F05" w14:textId="6B15AE99" w:rsidR="008F3186" w:rsidRPr="0080496A" w:rsidRDefault="00FF3ACA" w:rsidP="00E76B4D">
      <w:pPr>
        <w:pStyle w:val="Prrafodelista"/>
        <w:numPr>
          <w:ilvl w:val="0"/>
          <w:numId w:val="11"/>
        </w:numPr>
        <w:suppressAutoHyphens/>
        <w:spacing w:line="240" w:lineRule="auto"/>
        <w:ind w:left="142" w:hanging="357"/>
        <w:rPr>
          <w:bCs/>
          <w:i/>
        </w:rPr>
      </w:pPr>
      <w:r w:rsidRPr="00FF3ACA">
        <w:rPr>
          <w:bCs/>
          <w:i/>
        </w:rPr>
        <w:t>Cada propuesta no podrá superar una extensión de</w:t>
      </w:r>
      <w:r w:rsidR="00CF7E6E">
        <w:rPr>
          <w:bCs/>
          <w:i/>
        </w:rPr>
        <w:t xml:space="preserve"> </w:t>
      </w:r>
      <w:r w:rsidR="00B7277E">
        <w:rPr>
          <w:bCs/>
          <w:i/>
        </w:rPr>
        <w:t>10</w:t>
      </w:r>
      <w:r w:rsidR="00CF7E6E" w:rsidRPr="00375C31">
        <w:rPr>
          <w:bCs/>
          <w:i/>
        </w:rPr>
        <w:t>0</w:t>
      </w:r>
      <w:r w:rsidR="00CF7E6E" w:rsidRPr="00FF3ACA">
        <w:rPr>
          <w:bCs/>
          <w:i/>
        </w:rPr>
        <w:t xml:space="preserve"> páginas (incluyendo el resumen ejecutivo y excluyendo la portada</w:t>
      </w:r>
      <w:r w:rsidR="00CF7E6E">
        <w:rPr>
          <w:bCs/>
          <w:i/>
        </w:rPr>
        <w:t>,</w:t>
      </w:r>
      <w:r w:rsidR="00CF7E6E" w:rsidRPr="00FF3ACA">
        <w:rPr>
          <w:bCs/>
          <w:i/>
        </w:rPr>
        <w:t xml:space="preserve"> el índice</w:t>
      </w:r>
      <w:r w:rsidR="00CF7E6E">
        <w:rPr>
          <w:bCs/>
          <w:i/>
        </w:rPr>
        <w:t xml:space="preserve"> y el apartado descriptivo de la entidad o agrupación solicitante</w:t>
      </w:r>
      <w:r w:rsidR="00CF7E6E" w:rsidRPr="00FF3ACA">
        <w:rPr>
          <w:bCs/>
          <w:i/>
        </w:rPr>
        <w:t>)</w:t>
      </w:r>
      <w:r w:rsidRPr="00FF3ACA">
        <w:rPr>
          <w:bCs/>
          <w:i/>
        </w:rPr>
        <w:t>, utilizándose una letra Times New Roman, Calibri o Arial de un tamaño mínimo de 11 puntos; márgenes laterales e inferior mínim</w:t>
      </w:r>
      <w:r w:rsidRPr="0080496A">
        <w:rPr>
          <w:bCs/>
          <w:i/>
        </w:rPr>
        <w:t>os de 3 cm; margen superior mínimo de 4 cm; interlineado sencillo, anterior 0 puntos, posterior 6 puntos. Las páginas que excedan el límite máximo indicado no se tendrán en cuenta para la evaluación de la propuesta</w:t>
      </w:r>
      <w:r w:rsidR="008F3186" w:rsidRPr="0080496A">
        <w:rPr>
          <w:bCs/>
          <w:i/>
        </w:rPr>
        <w:t>.</w:t>
      </w:r>
    </w:p>
    <w:p w14:paraId="55367920" w14:textId="1E7249C8" w:rsidR="00FF3ACA" w:rsidRPr="00FF3ACA" w:rsidRDefault="00FF3ACA" w:rsidP="00FE543D">
      <w:pPr>
        <w:pStyle w:val="Prrafodelista"/>
        <w:numPr>
          <w:ilvl w:val="0"/>
          <w:numId w:val="0"/>
        </w:numPr>
        <w:suppressAutoHyphens/>
        <w:spacing w:line="240" w:lineRule="auto"/>
        <w:ind w:left="142"/>
        <w:jc w:val="center"/>
        <w:rPr>
          <w:bCs/>
          <w:i/>
        </w:rPr>
      </w:pPr>
    </w:p>
    <w:p w14:paraId="25D1942C" w14:textId="1B692440" w:rsidR="00FF3ACA" w:rsidRPr="008F3186" w:rsidRDefault="00FF3ACA" w:rsidP="00DB4C88">
      <w:pPr>
        <w:pStyle w:val="Prrafodelista"/>
        <w:numPr>
          <w:ilvl w:val="0"/>
          <w:numId w:val="11"/>
        </w:numPr>
        <w:suppressAutoHyphens/>
        <w:spacing w:line="240" w:lineRule="auto"/>
        <w:ind w:left="142"/>
        <w:rPr>
          <w:bCs/>
          <w:i/>
        </w:rPr>
      </w:pPr>
      <w:r w:rsidRPr="008F3186">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w:t>
      </w:r>
      <w:r w:rsidR="004C17CB">
        <w:rPr>
          <w:bCs/>
          <w:i/>
        </w:rPr>
        <w:t xml:space="preserve"> de cara a la valoración técnica de la Propuesta</w:t>
      </w:r>
      <w:r w:rsidRPr="008F3186">
        <w:rPr>
          <w:bCs/>
          <w:i/>
        </w:rPr>
        <w:t>.</w:t>
      </w:r>
    </w:p>
    <w:p w14:paraId="4356CB89" w14:textId="77777777" w:rsidR="00356EAF" w:rsidRDefault="00356EAF" w:rsidP="00356EAF">
      <w:pPr>
        <w:suppressAutoHyphens/>
        <w:spacing w:line="240" w:lineRule="auto"/>
        <w:contextualSpacing/>
        <w:rPr>
          <w:rFonts w:eastAsiaTheme="minorHAnsi" w:cs="Arial"/>
          <w:bCs/>
          <w:i/>
          <w:szCs w:val="22"/>
          <w:shd w:val="clear" w:color="auto" w:fill="FFFFFF"/>
        </w:rPr>
      </w:pPr>
    </w:p>
    <w:p w14:paraId="423AE204" w14:textId="09FDF875" w:rsidR="00FF3ACA" w:rsidRPr="00FF3ACA" w:rsidRDefault="00FF3ACA" w:rsidP="00E76B4D">
      <w:pPr>
        <w:suppressAutoHyphens/>
        <w:spacing w:after="200" w:line="240" w:lineRule="auto"/>
        <w:contextualSpacing/>
        <w:rPr>
          <w:b/>
          <w:bCs/>
          <w:i/>
        </w:rPr>
      </w:pPr>
      <w:r w:rsidRPr="00FF3ACA">
        <w:rPr>
          <w:b/>
          <w:bCs/>
          <w:i/>
        </w:rPr>
        <w:t>In</w:t>
      </w:r>
      <w:r>
        <w:rPr>
          <w:b/>
          <w:bCs/>
          <w:i/>
        </w:rPr>
        <w:t>formación general</w:t>
      </w:r>
      <w:r w:rsidR="00E76B4D">
        <w:rPr>
          <w:b/>
          <w:bCs/>
          <w:i/>
        </w:rPr>
        <w:t xml:space="preserve"> del Programa II.B</w:t>
      </w:r>
    </w:p>
    <w:p w14:paraId="1E1CBD7A" w14:textId="77777777" w:rsidR="0051411A" w:rsidRPr="0066451A" w:rsidRDefault="0051411A" w:rsidP="0051411A">
      <w:pPr>
        <w:numPr>
          <w:ilvl w:val="0"/>
          <w:numId w:val="20"/>
        </w:numPr>
        <w:suppressAutoHyphens/>
        <w:autoSpaceDN w:val="0"/>
        <w:spacing w:after="200" w:line="240" w:lineRule="auto"/>
        <w:ind w:left="142"/>
        <w:contextualSpacing/>
        <w:textAlignment w:val="baseline"/>
        <w:rPr>
          <w:rFonts w:eastAsia="Calibri" w:cs="Arial"/>
          <w:color w:val="0D0D0D"/>
          <w:shd w:val="clear" w:color="auto" w:fill="FFFFFF"/>
        </w:rPr>
      </w:pPr>
      <w:r w:rsidRPr="0066451A">
        <w:rPr>
          <w:rFonts w:eastAsia="Calibri" w:cs="Arial"/>
          <w:bCs/>
          <w:i/>
          <w:color w:val="0D0D0D"/>
          <w:shd w:val="clear" w:color="auto" w:fill="FFFFFF"/>
        </w:rPr>
        <w:t>El solicitante elaborará una Propuesta de Actividades Demostrativas fuera del ámbito de la digitalización, describiendo las propuestas integrales de actividades demostrativas que la agrupación o la entidad solicitante realizará en el marco de la solicitud de subvención. Se tratará de demostraciones presenciales, que permitirán probar, evaluar y divulgar acciones, metodologías o enfoques que fomenten</w:t>
      </w:r>
      <w:r w:rsidRPr="0066451A">
        <w:rPr>
          <w:rFonts w:eastAsia="Times New Roman" w:cs="Times New Roman"/>
          <w:bCs/>
          <w:i/>
          <w:color w:val="0D0D0D"/>
          <w:shd w:val="clear" w:color="auto" w:fill="FFFFFF"/>
        </w:rPr>
        <w:t xml:space="preserve"> la adopción de metodologías consideradas de interés general para el sector agroalimentario y forestal a lo largo de toda la cadena (de aplicación no circunscrita a una especificidad de una Comunidad Autónoma).</w:t>
      </w:r>
    </w:p>
    <w:p w14:paraId="4F9DA7DE" w14:textId="77777777" w:rsidR="0051411A" w:rsidRPr="0066451A" w:rsidRDefault="0051411A" w:rsidP="0051411A">
      <w:pPr>
        <w:spacing w:line="240" w:lineRule="auto"/>
        <w:ind w:left="142"/>
        <w:rPr>
          <w:rFonts w:eastAsia="Times New Roman" w:cs="Arial"/>
          <w:lang w:eastAsia="es-ES"/>
        </w:rPr>
      </w:pPr>
      <w:r w:rsidRPr="0066451A">
        <w:rPr>
          <w:rFonts w:eastAsia="Times New Roman" w:cs="Arial"/>
          <w:lang w:eastAsia="es-ES"/>
        </w:rPr>
        <w:t>Las actividades demostrativas incluirán:</w:t>
      </w:r>
    </w:p>
    <w:p w14:paraId="6E3DD27A" w14:textId="77777777" w:rsidR="0051411A" w:rsidRPr="0066451A" w:rsidRDefault="0051411A" w:rsidP="0051411A">
      <w:pPr>
        <w:numPr>
          <w:ilvl w:val="0"/>
          <w:numId w:val="21"/>
        </w:numPr>
        <w:spacing w:line="240" w:lineRule="auto"/>
        <w:ind w:left="426" w:hanging="284"/>
        <w:rPr>
          <w:rFonts w:eastAsia="Times New Roman" w:cs="Arial"/>
          <w:i/>
          <w:shd w:val="clear" w:color="auto" w:fill="FFFFFF"/>
          <w:lang w:eastAsia="es-ES"/>
        </w:rPr>
      </w:pPr>
      <w:r w:rsidRPr="0066451A">
        <w:rPr>
          <w:rFonts w:eastAsia="Times New Roman" w:cs="Arial"/>
          <w:i/>
          <w:shd w:val="clear" w:color="auto" w:fill="FFFFFF"/>
          <w:lang w:eastAsia="es-ES"/>
        </w:rPr>
        <w:t>Visitas a “early adopters”, pioneros, pudiendo tener lugar las actividades demostrativas en las explotaciones agrarias o en el lugar que las entidades beneficiarias considerasen procedente.</w:t>
      </w:r>
    </w:p>
    <w:p w14:paraId="54C08290" w14:textId="77777777" w:rsidR="0051411A" w:rsidRPr="0066451A" w:rsidRDefault="0051411A" w:rsidP="0051411A">
      <w:pPr>
        <w:numPr>
          <w:ilvl w:val="0"/>
          <w:numId w:val="21"/>
        </w:numPr>
        <w:spacing w:line="240" w:lineRule="auto"/>
        <w:ind w:left="426" w:hanging="284"/>
        <w:rPr>
          <w:rFonts w:eastAsia="Times New Roman" w:cs="Arial"/>
          <w:i/>
          <w:shd w:val="clear" w:color="auto" w:fill="FFFFFF"/>
          <w:lang w:eastAsia="es-ES"/>
        </w:rPr>
      </w:pPr>
      <w:r w:rsidRPr="0066451A">
        <w:rPr>
          <w:rFonts w:eastAsia="Times New Roman" w:cs="Arial"/>
          <w:i/>
          <w:shd w:val="clear" w:color="auto" w:fill="FFFFFF"/>
          <w:lang w:eastAsia="es-ES"/>
        </w:rPr>
        <w:t>Acciones demostrativas en ferias, exposiciones, congresos, aceleradoras de emprendimiento, incubadoras, Digital Innovation Hubs, living labs y otros.</w:t>
      </w:r>
    </w:p>
    <w:p w14:paraId="785DAC0B" w14:textId="77777777" w:rsidR="0051411A" w:rsidRPr="0066451A" w:rsidRDefault="0051411A" w:rsidP="0051411A">
      <w:pPr>
        <w:numPr>
          <w:ilvl w:val="0"/>
          <w:numId w:val="21"/>
        </w:numPr>
        <w:spacing w:line="240" w:lineRule="auto"/>
        <w:ind w:left="426" w:hanging="284"/>
        <w:rPr>
          <w:rFonts w:eastAsia="Calibri" w:cs="Arial"/>
          <w:color w:val="0D0D0D"/>
          <w:shd w:val="clear" w:color="auto" w:fill="FFFFFF"/>
        </w:rPr>
      </w:pPr>
      <w:r w:rsidRPr="0066451A">
        <w:rPr>
          <w:rFonts w:eastAsia="Times New Roman" w:cs="Arial"/>
          <w:i/>
          <w:shd w:val="clear" w:color="auto" w:fill="FFFFFF"/>
          <w:lang w:eastAsia="es-ES"/>
        </w:rPr>
        <w:t>Acciones demostrativas en centros tecnológicos, de investigación, universitarios o de formación.</w:t>
      </w:r>
    </w:p>
    <w:p w14:paraId="67F0506B" w14:textId="77777777" w:rsidR="002A12A5" w:rsidRDefault="00FE7EF1" w:rsidP="002A12A5">
      <w:pPr>
        <w:pStyle w:val="Prrafodelista"/>
        <w:numPr>
          <w:ilvl w:val="0"/>
          <w:numId w:val="10"/>
        </w:numPr>
        <w:suppressAutoHyphens/>
        <w:spacing w:line="240" w:lineRule="auto"/>
        <w:ind w:left="142"/>
        <w:rPr>
          <w:bCs/>
          <w:i/>
        </w:rPr>
      </w:pPr>
      <w:r w:rsidRPr="00FE7EF1">
        <w:rPr>
          <w:bCs/>
          <w:i/>
        </w:rPr>
        <w:t>La propuesta recogerá los objetivos generales perseguidos, el grado de capacidades y experiencia del prestador del servicio, el calendario de actividades previstas y detallará</w:t>
      </w:r>
      <w:r w:rsidR="002458BA">
        <w:rPr>
          <w:bCs/>
          <w:i/>
        </w:rPr>
        <w:t>,</w:t>
      </w:r>
      <w:r w:rsidRPr="00FE7EF1">
        <w:rPr>
          <w:bCs/>
          <w:i/>
        </w:rPr>
        <w:t xml:space="preserve"> para cada una de las actividades de demostración</w:t>
      </w:r>
      <w:r w:rsidR="002458BA">
        <w:rPr>
          <w:bCs/>
          <w:i/>
        </w:rPr>
        <w:t>,</w:t>
      </w:r>
      <w:r w:rsidRPr="00FE7EF1">
        <w:rPr>
          <w:bCs/>
          <w:i/>
        </w:rPr>
        <w:t xml:space="preserve"> su justificación, su pertinencia y su adecuación a los destinatarios potenciales.</w:t>
      </w:r>
    </w:p>
    <w:p w14:paraId="5A724DC1" w14:textId="77777777" w:rsidR="002A12A5" w:rsidRDefault="002A12A5" w:rsidP="002A12A5">
      <w:pPr>
        <w:pStyle w:val="Prrafodelista"/>
        <w:numPr>
          <w:ilvl w:val="0"/>
          <w:numId w:val="0"/>
        </w:numPr>
        <w:suppressAutoHyphens/>
        <w:spacing w:line="240" w:lineRule="auto"/>
        <w:ind w:left="142"/>
        <w:rPr>
          <w:bCs/>
          <w:i/>
        </w:rPr>
      </w:pPr>
    </w:p>
    <w:p w14:paraId="77D92DD7" w14:textId="053B75C3" w:rsidR="0082399F" w:rsidRPr="002A12A5" w:rsidRDefault="00FF3ACA" w:rsidP="002A12A5">
      <w:pPr>
        <w:pStyle w:val="Prrafodelista"/>
        <w:numPr>
          <w:ilvl w:val="0"/>
          <w:numId w:val="10"/>
        </w:numPr>
        <w:suppressAutoHyphens/>
        <w:spacing w:line="240" w:lineRule="auto"/>
        <w:ind w:left="142"/>
        <w:rPr>
          <w:bCs/>
          <w:i/>
        </w:rPr>
      </w:pPr>
      <w:r w:rsidRPr="008F72C8">
        <w:rPr>
          <w:bCs/>
          <w:i/>
        </w:rPr>
        <w:t xml:space="preserve">Los gastos subvencionables deberán corresponder a actividades incluidas en el Propuesta de Actividades. </w:t>
      </w:r>
      <w:r w:rsidR="007F0561" w:rsidRPr="0066451A">
        <w:rPr>
          <w:rFonts w:eastAsia="Times New Roman" w:cs="Times New Roman"/>
          <w:bCs/>
          <w:i/>
          <w:color w:val="0D0D0D"/>
          <w:szCs w:val="32"/>
        </w:rPr>
        <w:t>El periodo en el que se podrán realizar gastos subvencionables abarca desde la presentación de</w:t>
      </w:r>
      <w:r w:rsidR="007F0561">
        <w:rPr>
          <w:rFonts w:eastAsia="Times New Roman" w:cs="Times New Roman"/>
          <w:bCs/>
          <w:i/>
          <w:color w:val="0D0D0D"/>
          <w:szCs w:val="32"/>
        </w:rPr>
        <w:t xml:space="preserve"> la</w:t>
      </w:r>
      <w:r w:rsidR="007F0561" w:rsidRPr="0066451A">
        <w:rPr>
          <w:rFonts w:eastAsia="Times New Roman" w:cs="Times New Roman"/>
          <w:bCs/>
          <w:i/>
          <w:color w:val="0D0D0D"/>
          <w:szCs w:val="32"/>
        </w:rPr>
        <w:t xml:space="preserve"> solicitud hasta el 30 de </w:t>
      </w:r>
      <w:r w:rsidR="003C01EA">
        <w:rPr>
          <w:rFonts w:eastAsia="Times New Roman" w:cs="Times New Roman"/>
          <w:bCs/>
          <w:i/>
          <w:color w:val="0D0D0D"/>
          <w:szCs w:val="32"/>
        </w:rPr>
        <w:t>abril</w:t>
      </w:r>
      <w:r w:rsidR="007F0561" w:rsidRPr="0066451A">
        <w:rPr>
          <w:rFonts w:eastAsia="Times New Roman" w:cs="Times New Roman"/>
          <w:bCs/>
          <w:i/>
          <w:color w:val="0D0D0D"/>
          <w:szCs w:val="32"/>
        </w:rPr>
        <w:t xml:space="preserve"> de </w:t>
      </w:r>
      <w:r w:rsidR="003C01EA">
        <w:rPr>
          <w:rFonts w:eastAsia="Times New Roman" w:cs="Times New Roman"/>
          <w:bCs/>
          <w:i/>
          <w:color w:val="0D0D0D"/>
          <w:szCs w:val="32"/>
        </w:rPr>
        <w:t>2028</w:t>
      </w:r>
      <w:r w:rsidR="007F0561" w:rsidRPr="0066451A">
        <w:rPr>
          <w:rFonts w:eastAsia="Times New Roman" w:cs="Times New Roman"/>
          <w:bCs/>
          <w:i/>
          <w:color w:val="0D0D0D"/>
          <w:szCs w:val="32"/>
        </w:rPr>
        <w:t>.</w:t>
      </w:r>
    </w:p>
    <w:p w14:paraId="72B73405" w14:textId="08CF6E14" w:rsidR="00091535" w:rsidRDefault="008F72C8" w:rsidP="008F72C8">
      <w:pPr>
        <w:suppressAutoHyphens/>
        <w:rPr>
          <w:i/>
          <w:lang w:val="es-ES_tradnl" w:eastAsia="es-ES"/>
        </w:rPr>
      </w:pPr>
      <w:r w:rsidRPr="008F72C8">
        <w:rPr>
          <w:i/>
          <w:lang w:val="es-ES_tradnl" w:eastAsia="es-ES"/>
        </w:rPr>
        <w:lastRenderedPageBreak/>
        <w:t>A continuación, se proporcionan indicaciones específicas (con fuente de color gris) para la cumplimentación de cada apartado. Además, se indica la estructura de apartados que se debe respetar.</w:t>
      </w:r>
      <w:r w:rsidR="008C6204">
        <w:rPr>
          <w:i/>
          <w:lang w:val="es-ES_tradnl" w:eastAsia="es-ES"/>
        </w:rPr>
        <w:tab/>
      </w:r>
    </w:p>
    <w:p w14:paraId="576034D2" w14:textId="77777777" w:rsidR="002A12A5" w:rsidRDefault="002A12A5" w:rsidP="0080496A">
      <w:pPr>
        <w:ind w:left="567" w:right="424"/>
        <w:jc w:val="center"/>
        <w:rPr>
          <w:rFonts w:cs="Arial"/>
          <w:sz w:val="24"/>
          <w:szCs w:val="24"/>
        </w:rPr>
        <w:sectPr w:rsidR="002A12A5" w:rsidSect="00283868">
          <w:headerReference w:type="default" r:id="rId8"/>
          <w:footerReference w:type="default" r:id="rId9"/>
          <w:pgSz w:w="11906" w:h="16838"/>
          <w:pgMar w:top="1417" w:right="1841" w:bottom="1417" w:left="1701" w:header="708" w:footer="1157" w:gutter="0"/>
          <w:pgNumType w:start="1"/>
          <w:cols w:space="708"/>
          <w:docGrid w:linePitch="360"/>
        </w:sectPr>
      </w:pPr>
    </w:p>
    <w:p w14:paraId="7DA29E9C" w14:textId="77A6DC59" w:rsidR="0080496A" w:rsidRDefault="0080496A" w:rsidP="0080496A">
      <w:pPr>
        <w:ind w:left="567" w:right="424"/>
        <w:jc w:val="center"/>
        <w:rPr>
          <w:rFonts w:cs="Arial"/>
          <w:sz w:val="24"/>
          <w:szCs w:val="24"/>
        </w:rPr>
      </w:pPr>
      <w:r>
        <w:rPr>
          <w:rFonts w:cs="Arial"/>
          <w:sz w:val="24"/>
          <w:szCs w:val="24"/>
        </w:rPr>
        <w:lastRenderedPageBreak/>
        <w:t xml:space="preserve">PROPUESTA DE ACTIVIDADES PARA PROGRAMAS TEMÁTICOS </w:t>
      </w:r>
      <w:r w:rsidR="00091535">
        <w:rPr>
          <w:rFonts w:cs="Arial"/>
          <w:sz w:val="24"/>
          <w:szCs w:val="24"/>
        </w:rPr>
        <w:t xml:space="preserve">DE ACTIVIDADES DEMOSTRATIVAS </w:t>
      </w:r>
      <w:r w:rsidR="006B6275">
        <w:rPr>
          <w:rFonts w:cs="Arial"/>
          <w:sz w:val="24"/>
          <w:szCs w:val="24"/>
        </w:rPr>
        <w:t xml:space="preserve">NO DIRECTAMENTE </w:t>
      </w:r>
      <w:r>
        <w:rPr>
          <w:rFonts w:cs="Arial"/>
          <w:sz w:val="24"/>
          <w:szCs w:val="24"/>
        </w:rPr>
        <w:t>RELACIONADOS CON LAS TECNOLOGÍAS DE DIGITALIZACIÓN (P</w:t>
      </w:r>
      <w:r w:rsidR="008C6204">
        <w:rPr>
          <w:rFonts w:cs="Arial"/>
          <w:sz w:val="24"/>
          <w:szCs w:val="24"/>
        </w:rPr>
        <w:t>rograma</w:t>
      </w:r>
      <w:r w:rsidR="00832F45">
        <w:rPr>
          <w:rFonts w:cs="Arial"/>
          <w:sz w:val="24"/>
          <w:szCs w:val="24"/>
        </w:rPr>
        <w:t>s</w:t>
      </w:r>
      <w:r>
        <w:rPr>
          <w:rFonts w:cs="Arial"/>
          <w:sz w:val="24"/>
          <w:szCs w:val="24"/>
        </w:rPr>
        <w:t>.</w:t>
      </w:r>
      <w:r w:rsidR="00832F45">
        <w:rPr>
          <w:rFonts w:cs="Arial"/>
          <w:sz w:val="24"/>
          <w:szCs w:val="24"/>
        </w:rPr>
        <w:t xml:space="preserve"> I</w:t>
      </w:r>
      <w:r w:rsidR="006B6275">
        <w:rPr>
          <w:rFonts w:cs="Arial"/>
          <w:sz w:val="24"/>
          <w:szCs w:val="24"/>
        </w:rPr>
        <w:t>I</w:t>
      </w:r>
      <w:r w:rsidR="00832F45">
        <w:rPr>
          <w:rFonts w:cs="Arial"/>
          <w:sz w:val="24"/>
          <w:szCs w:val="24"/>
        </w:rPr>
        <w:t>.B</w:t>
      </w:r>
      <w:r>
        <w:rPr>
          <w:rFonts w:cs="Arial"/>
          <w:sz w:val="24"/>
          <w:szCs w:val="24"/>
        </w:rPr>
        <w:t>)</w:t>
      </w:r>
    </w:p>
    <w:p w14:paraId="1F1B3438" w14:textId="2E27623D" w:rsidR="0080496A" w:rsidRDefault="0080496A" w:rsidP="0080496A">
      <w:pPr>
        <w:rPr>
          <w:rFonts w:cs="Arial"/>
          <w:i/>
          <w:sz w:val="16"/>
          <w:szCs w:val="16"/>
        </w:rPr>
      </w:pPr>
      <w:r w:rsidRPr="00471E4C">
        <w:rPr>
          <w:rFonts w:cs="Arial"/>
          <w:i/>
          <w:sz w:val="16"/>
          <w:szCs w:val="16"/>
        </w:rPr>
        <w:t xml:space="preserve">Esta </w:t>
      </w:r>
      <w:r w:rsidR="006E4A90">
        <w:rPr>
          <w:rFonts w:cs="Arial"/>
          <w:i/>
          <w:sz w:val="16"/>
          <w:szCs w:val="16"/>
        </w:rPr>
        <w:t>P</w:t>
      </w:r>
      <w:r>
        <w:rPr>
          <w:rFonts w:cs="Arial"/>
          <w:i/>
          <w:sz w:val="16"/>
          <w:szCs w:val="16"/>
        </w:rPr>
        <w:t xml:space="preserve">ropuesta de </w:t>
      </w:r>
      <w:r w:rsidR="006E4A90">
        <w:rPr>
          <w:rFonts w:cs="Arial"/>
          <w:i/>
          <w:sz w:val="16"/>
          <w:szCs w:val="16"/>
        </w:rPr>
        <w:t>A</w:t>
      </w:r>
      <w:r>
        <w:rPr>
          <w:rFonts w:cs="Arial"/>
          <w:i/>
          <w:sz w:val="16"/>
          <w:szCs w:val="16"/>
        </w:rPr>
        <w:t>ctividades</w:t>
      </w:r>
      <w:r w:rsidRPr="00471E4C">
        <w:rPr>
          <w:rFonts w:cs="Arial"/>
          <w:i/>
          <w:sz w:val="16"/>
          <w:szCs w:val="16"/>
        </w:rPr>
        <w:t xml:space="preserve"> se aporta a los efectos de la Convocatoria para </w:t>
      </w:r>
      <w:r>
        <w:rPr>
          <w:rFonts w:cs="Arial"/>
          <w:i/>
          <w:sz w:val="16"/>
          <w:szCs w:val="16"/>
        </w:rPr>
        <w:t xml:space="preserve">las subvenciones de </w:t>
      </w:r>
      <w:r w:rsidR="006A330A">
        <w:rPr>
          <w:rFonts w:cs="Arial"/>
          <w:i/>
          <w:sz w:val="16"/>
          <w:szCs w:val="16"/>
        </w:rPr>
        <w:t>intercambio</w:t>
      </w:r>
      <w:r w:rsidR="00254482" w:rsidRPr="00062DF3">
        <w:rPr>
          <w:rFonts w:cs="Arial"/>
          <w:i/>
          <w:sz w:val="16"/>
          <w:szCs w:val="16"/>
        </w:rPr>
        <w:t xml:space="preserve"> de conocimientos y actividades de formación e información, destinadas al sector agroalimentario y forestal</w:t>
      </w:r>
      <w:r w:rsidRPr="00471E4C">
        <w:rPr>
          <w:rFonts w:cs="Arial"/>
          <w:i/>
          <w:sz w:val="16"/>
          <w:szCs w:val="16"/>
        </w:rPr>
        <w:t>, en el marco del P</w:t>
      </w:r>
      <w:r>
        <w:rPr>
          <w:rFonts w:cs="Arial"/>
          <w:i/>
          <w:sz w:val="16"/>
          <w:szCs w:val="16"/>
        </w:rPr>
        <w:t>lan Estratégico de la PAC 2023-2027.</w:t>
      </w:r>
    </w:p>
    <w:p w14:paraId="19A6811D" w14:textId="77777777" w:rsidR="0080496A" w:rsidRDefault="0080496A" w:rsidP="0080496A">
      <w:pPr>
        <w:rPr>
          <w:rFonts w:cs="Arial"/>
          <w:i/>
          <w:sz w:val="16"/>
          <w:szCs w:val="16"/>
        </w:rPr>
      </w:pPr>
    </w:p>
    <w:p w14:paraId="1113EB9A" w14:textId="3D29E4DB" w:rsidR="0080496A" w:rsidRDefault="0080496A" w:rsidP="0080496A">
      <w:pPr>
        <w:spacing w:line="240" w:lineRule="auto"/>
        <w:rPr>
          <w:rFonts w:eastAsiaTheme="minorHAnsi" w:cs="Arial"/>
          <w:b/>
          <w:bCs/>
          <w:color w:val="auto"/>
          <w:szCs w:val="22"/>
        </w:rPr>
      </w:pPr>
      <w:r>
        <w:rPr>
          <w:rFonts w:cs="Arial"/>
          <w:b/>
          <w:bCs/>
        </w:rPr>
        <w:t xml:space="preserve">ENTIDAD </w:t>
      </w:r>
      <w:r w:rsidR="0046548C">
        <w:rPr>
          <w:rFonts w:cs="Arial"/>
          <w:b/>
          <w:bCs/>
        </w:rPr>
        <w:t>O AGRUPACIÓN SOLICITANTE</w:t>
      </w:r>
    </w:p>
    <w:p w14:paraId="44423B53" w14:textId="77777777" w:rsidR="0080496A" w:rsidRDefault="0080496A" w:rsidP="0080496A">
      <w:pPr>
        <w:spacing w:line="240" w:lineRule="auto"/>
        <w:rPr>
          <w:rFonts w:cs="Arial"/>
        </w:rPr>
      </w:pPr>
      <w:r>
        <w:rPr>
          <w:rFonts w:cs="Arial"/>
        </w:rPr>
        <w:t xml:space="preserve">Nombre o razón social: </w:t>
      </w:r>
    </w:p>
    <w:p w14:paraId="3BEACAD3" w14:textId="12836CF1" w:rsidR="0080496A" w:rsidRDefault="0080496A" w:rsidP="0080496A">
      <w:pPr>
        <w:spacing w:line="240" w:lineRule="auto"/>
        <w:rPr>
          <w:rFonts w:cs="Arial"/>
        </w:rPr>
      </w:pPr>
      <w:r>
        <w:rPr>
          <w:rFonts w:cs="Arial"/>
        </w:rPr>
        <w:t>NIF</w:t>
      </w:r>
      <w:r w:rsidR="002A12A5">
        <w:rPr>
          <w:rFonts w:cs="Arial"/>
        </w:rPr>
        <w:t xml:space="preserve"> (en caso de entidades)</w:t>
      </w:r>
      <w:r>
        <w:rPr>
          <w:rFonts w:cs="Arial"/>
        </w:rPr>
        <w:t xml:space="preserve">: </w:t>
      </w:r>
    </w:p>
    <w:p w14:paraId="0C2B86D6" w14:textId="77777777" w:rsidR="0046548C" w:rsidRDefault="0046548C" w:rsidP="0046548C">
      <w:pPr>
        <w:spacing w:line="240" w:lineRule="auto"/>
        <w:rPr>
          <w:rFonts w:cs="Arial"/>
          <w:b/>
          <w:bCs/>
        </w:rPr>
      </w:pPr>
      <w:r>
        <w:rPr>
          <w:rFonts w:cs="Arial"/>
          <w:b/>
          <w:bCs/>
        </w:rPr>
        <w:t>REPRESENTANTE DE LA ENTIDAD O AGRUPACIÓN SOLICITANTE</w:t>
      </w:r>
    </w:p>
    <w:p w14:paraId="5495D8D2" w14:textId="77777777" w:rsidR="0080496A" w:rsidRDefault="0080496A" w:rsidP="0080496A">
      <w:pPr>
        <w:spacing w:line="240" w:lineRule="auto"/>
        <w:rPr>
          <w:rFonts w:cs="Arial"/>
        </w:rPr>
      </w:pPr>
      <w:r>
        <w:rPr>
          <w:rFonts w:cs="Arial"/>
        </w:rPr>
        <w:t xml:space="preserve">Apellidos: </w:t>
      </w:r>
    </w:p>
    <w:p w14:paraId="13ABC1E4" w14:textId="77777777" w:rsidR="0080496A" w:rsidRDefault="0080496A" w:rsidP="0080496A">
      <w:pPr>
        <w:spacing w:line="240" w:lineRule="auto"/>
        <w:rPr>
          <w:rFonts w:cs="Arial"/>
        </w:rPr>
      </w:pPr>
      <w:r>
        <w:rPr>
          <w:rFonts w:cs="Arial"/>
        </w:rPr>
        <w:t xml:space="preserve">Nombre: </w:t>
      </w:r>
    </w:p>
    <w:p w14:paraId="3F39F3E3"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p>
    <w:p w14:paraId="2D4E1DD0" w14:textId="77777777" w:rsidR="0080496A" w:rsidRDefault="0080496A" w:rsidP="0080496A">
      <w:pPr>
        <w:spacing w:line="240" w:lineRule="auto"/>
        <w:rPr>
          <w:rFonts w:cs="Arial"/>
        </w:rPr>
      </w:pPr>
      <w:r>
        <w:rPr>
          <w:rFonts w:cs="Arial"/>
        </w:rPr>
        <w:t xml:space="preserve">Teléfono de contacto: </w:t>
      </w:r>
    </w:p>
    <w:p w14:paraId="28DA7FF1" w14:textId="77777777" w:rsidR="0080496A" w:rsidRDefault="0080496A" w:rsidP="0080496A">
      <w:pPr>
        <w:spacing w:line="240" w:lineRule="auto"/>
        <w:rPr>
          <w:rFonts w:cs="Arial"/>
        </w:rPr>
      </w:pPr>
      <w:r>
        <w:rPr>
          <w:rFonts w:cs="Arial"/>
        </w:rPr>
        <w:t xml:space="preserve">Correo electrónico: </w:t>
      </w:r>
    </w:p>
    <w:p w14:paraId="6C887141" w14:textId="0D3BE7D1" w:rsidR="00E5769E" w:rsidRDefault="00E5769E" w:rsidP="00E5769E">
      <w:pPr>
        <w:spacing w:line="240" w:lineRule="auto"/>
        <w:rPr>
          <w:rFonts w:cs="Arial"/>
        </w:rPr>
      </w:pPr>
      <w:r>
        <w:rPr>
          <w:rFonts w:cs="Arial"/>
        </w:rPr>
        <w:t xml:space="preserve">Cargo que desempeña en la entidad o agrupación que representa: </w:t>
      </w:r>
    </w:p>
    <w:p w14:paraId="4E38E829" w14:textId="17A2E38A" w:rsidR="006B6275" w:rsidRDefault="006B6275" w:rsidP="00E5769E">
      <w:pPr>
        <w:spacing w:line="240" w:lineRule="auto"/>
        <w:rPr>
          <w:rFonts w:cs="Arial"/>
        </w:rPr>
      </w:pPr>
    </w:p>
    <w:p w14:paraId="5EFFF681" w14:textId="77777777" w:rsidR="004930AD" w:rsidRDefault="004930AD" w:rsidP="00E5769E">
      <w:pPr>
        <w:spacing w:line="240" w:lineRule="auto"/>
        <w:rPr>
          <w:rFonts w:cs="Arial"/>
        </w:rPr>
      </w:pPr>
    </w:p>
    <w:p w14:paraId="4B56CB26" w14:textId="77777777" w:rsidR="00B7277E" w:rsidRPr="008B59C5" w:rsidRDefault="00B7277E" w:rsidP="00B7277E">
      <w:pPr>
        <w:spacing w:line="240" w:lineRule="auto"/>
        <w:rPr>
          <w:rFonts w:cs="Arial"/>
          <w:i/>
        </w:rPr>
      </w:pPr>
      <w:bookmarkStart w:id="6" w:name="_Hlk143779345"/>
      <w:r w:rsidRPr="008B59C5">
        <w:rPr>
          <w:rFonts w:cs="Arial"/>
          <w:i/>
        </w:rPr>
        <w:t xml:space="preserve">“Se redacta </w:t>
      </w:r>
      <w:r>
        <w:rPr>
          <w:rFonts w:cs="Arial"/>
          <w:i/>
        </w:rPr>
        <w:t>la presente</w:t>
      </w:r>
      <w:r w:rsidRPr="008B59C5">
        <w:rPr>
          <w:rFonts w:cs="Arial"/>
          <w:i/>
        </w:rPr>
        <w:t xml:space="preserve"> pro</w:t>
      </w:r>
      <w:r>
        <w:rPr>
          <w:rFonts w:cs="Arial"/>
          <w:i/>
        </w:rPr>
        <w:t>puesta</w:t>
      </w:r>
      <w:r w:rsidRPr="008B59C5">
        <w:rPr>
          <w:rFonts w:cs="Arial"/>
          <w:i/>
        </w:rPr>
        <w:t xml:space="preserve"> al objeto de ser financiad</w:t>
      </w:r>
      <w:r>
        <w:rPr>
          <w:rFonts w:cs="Arial"/>
          <w:i/>
        </w:rPr>
        <w:t>a</w:t>
      </w:r>
      <w:r w:rsidRPr="008B59C5">
        <w:rPr>
          <w:rFonts w:cs="Arial"/>
          <w:i/>
        </w:rPr>
        <w:t xml:space="preserve"> en el marco del Plan Estratégico de la PAC, por el Ministerio de Agricultura, Pesca y Alimentación (MAPA) y el Fondo Europeo Agrícola de Desarrollo Rural (FEADER).</w:t>
      </w:r>
    </w:p>
    <w:bookmarkEnd w:id="6"/>
    <w:p w14:paraId="67F8B568" w14:textId="77777777" w:rsidR="0017681A" w:rsidRPr="0066451A" w:rsidRDefault="0017681A" w:rsidP="0017681A">
      <w:pPr>
        <w:spacing w:line="240" w:lineRule="auto"/>
        <w:rPr>
          <w:rFonts w:eastAsia="Times New Roman" w:cs="Arial"/>
          <w:b/>
          <w:color w:val="0D0D0D"/>
        </w:rPr>
      </w:pPr>
      <w:r w:rsidRPr="0066451A">
        <w:rPr>
          <w:rFonts w:eastAsia="Times New Roman" w:cs="Arial"/>
          <w:i/>
          <w:color w:val="0D0D0D"/>
        </w:rPr>
        <w:t>Cofinanciado al 43% por el FEADER y al 57% por el MAPA”.</w:t>
      </w:r>
    </w:p>
    <w:p w14:paraId="69363D39" w14:textId="77777777" w:rsidR="00B7277E" w:rsidRDefault="00B7277E" w:rsidP="006B6275">
      <w:pPr>
        <w:spacing w:line="240" w:lineRule="auto"/>
        <w:rPr>
          <w:rFonts w:cs="Arial"/>
          <w:b/>
        </w:rPr>
      </w:pPr>
    </w:p>
    <w:p w14:paraId="64F14AAE" w14:textId="0D523150" w:rsidR="00C76969" w:rsidRDefault="00C76969" w:rsidP="00FF3ACA">
      <w:pPr>
        <w:suppressAutoHyphens/>
        <w:rPr>
          <w:i/>
          <w:lang w:val="es-ES_tradnl" w:eastAsia="es-ES"/>
        </w:rPr>
      </w:pPr>
    </w:p>
    <w:p w14:paraId="3BE996FF" w14:textId="77777777" w:rsidR="00C76969" w:rsidRPr="00C76969" w:rsidRDefault="00C76969" w:rsidP="00C76969">
      <w:pPr>
        <w:rPr>
          <w:lang w:val="es-ES_tradnl" w:eastAsia="es-ES"/>
        </w:rPr>
      </w:pPr>
    </w:p>
    <w:p w14:paraId="7A8100DC" w14:textId="77777777" w:rsidR="00C76969" w:rsidRPr="00C76969" w:rsidRDefault="00C76969" w:rsidP="00C76969">
      <w:pPr>
        <w:jc w:val="right"/>
        <w:rPr>
          <w:lang w:val="es-ES_tradnl" w:eastAsia="es-ES"/>
        </w:rPr>
      </w:pPr>
    </w:p>
    <w:p w14:paraId="3687FBDB" w14:textId="77777777" w:rsidR="00C76969" w:rsidRPr="00C76969" w:rsidRDefault="00C76969" w:rsidP="00C76969">
      <w:pPr>
        <w:rPr>
          <w:lang w:val="es-ES_tradnl" w:eastAsia="es-ES"/>
        </w:rPr>
      </w:pPr>
    </w:p>
    <w:p w14:paraId="253A7B24" w14:textId="420AE1DF" w:rsidR="00254482" w:rsidRPr="00C76969" w:rsidRDefault="00254482" w:rsidP="00C76969">
      <w:pPr>
        <w:rPr>
          <w:lang w:val="es-ES_tradnl" w:eastAsia="es-ES"/>
        </w:rPr>
        <w:sectPr w:rsidR="00254482" w:rsidRPr="00C76969" w:rsidSect="00283868">
          <w:pgSz w:w="11906" w:h="16838"/>
          <w:pgMar w:top="1417" w:right="1841" w:bottom="1417" w:left="1701" w:header="708" w:footer="1157" w:gutter="0"/>
          <w:pgNumType w:start="1"/>
          <w:cols w:space="708"/>
          <w:docGrid w:linePitch="360"/>
        </w:sectPr>
      </w:pPr>
    </w:p>
    <w:p w14:paraId="008464EB" w14:textId="77777777" w:rsidR="00FF3ACA" w:rsidRPr="006E4A90" w:rsidRDefault="00FF3ACA" w:rsidP="006E4A90">
      <w:pPr>
        <w:shd w:val="clear" w:color="auto" w:fill="D9D9D9" w:themeFill="background1" w:themeFillShade="D9"/>
        <w:rPr>
          <w:b/>
          <w:highlight w:val="lightGray"/>
        </w:rPr>
      </w:pPr>
      <w:bookmarkStart w:id="7" w:name="_Toc151474577"/>
      <w:r w:rsidRPr="006E4A90">
        <w:rPr>
          <w:b/>
          <w:highlight w:val="lightGray"/>
        </w:rPr>
        <w:lastRenderedPageBreak/>
        <w:t>ÍNDICE</w:t>
      </w:r>
      <w:bookmarkEnd w:id="7"/>
    </w:p>
    <w:sdt>
      <w:sdtPr>
        <w:id w:val="-1273625802"/>
        <w:docPartObj>
          <w:docPartGallery w:val="Table of Contents"/>
          <w:docPartUnique/>
        </w:docPartObj>
      </w:sdtPr>
      <w:sdtEndPr>
        <w:rPr>
          <w:b/>
          <w:bCs/>
        </w:rPr>
      </w:sdtEndPr>
      <w:sdtContent>
        <w:p w14:paraId="24CD628E" w14:textId="758E8CBB" w:rsidR="006349B9" w:rsidRDefault="006349B9" w:rsidP="006349B9"/>
        <w:p w14:paraId="3D1897CA" w14:textId="1AF9F740" w:rsidR="00762D34" w:rsidRDefault="006349B9">
          <w:pPr>
            <w:pStyle w:val="TDC1"/>
            <w:tabs>
              <w:tab w:val="left" w:pos="480"/>
              <w:tab w:val="right" w:leader="dot" w:pos="8354"/>
            </w:tabs>
            <w:rPr>
              <w:rFonts w:asciiTheme="minorHAnsi" w:eastAsiaTheme="minorEastAsia" w:hAnsiTheme="minorHAnsi" w:cstheme="minorBidi"/>
              <w:noProof/>
              <w:color w:val="auto"/>
              <w:szCs w:val="22"/>
              <w:lang w:eastAsia="es-ES"/>
            </w:rPr>
          </w:pPr>
          <w:r>
            <w:fldChar w:fldCharType="begin"/>
          </w:r>
          <w:r>
            <w:instrText xml:space="preserve"> TOC \o "1-3" \h \z \u </w:instrText>
          </w:r>
          <w:r>
            <w:fldChar w:fldCharType="separate"/>
          </w:r>
          <w:hyperlink w:anchor="_Toc223354306" w:history="1">
            <w:r w:rsidR="00762D34" w:rsidRPr="008F53F5">
              <w:rPr>
                <w:rStyle w:val="Hipervnculo"/>
                <w:noProof/>
              </w:rPr>
              <w:t>1.</w:t>
            </w:r>
            <w:r w:rsidR="00762D34">
              <w:rPr>
                <w:rFonts w:asciiTheme="minorHAnsi" w:eastAsiaTheme="minorEastAsia" w:hAnsiTheme="minorHAnsi" w:cstheme="minorBidi"/>
                <w:noProof/>
                <w:color w:val="auto"/>
                <w:szCs w:val="22"/>
                <w:lang w:eastAsia="es-ES"/>
              </w:rPr>
              <w:tab/>
            </w:r>
            <w:r w:rsidR="00762D34" w:rsidRPr="008F53F5">
              <w:rPr>
                <w:rStyle w:val="Hipervnculo"/>
                <w:noProof/>
              </w:rPr>
              <w:t>RESUMEN EJECUTIVO</w:t>
            </w:r>
            <w:r w:rsidR="00762D34">
              <w:rPr>
                <w:noProof/>
                <w:webHidden/>
              </w:rPr>
              <w:tab/>
            </w:r>
            <w:r w:rsidR="00762D34">
              <w:rPr>
                <w:noProof/>
                <w:webHidden/>
              </w:rPr>
              <w:fldChar w:fldCharType="begin"/>
            </w:r>
            <w:r w:rsidR="00762D34">
              <w:rPr>
                <w:noProof/>
                <w:webHidden/>
              </w:rPr>
              <w:instrText xml:space="preserve"> PAGEREF _Toc223354306 \h </w:instrText>
            </w:r>
            <w:r w:rsidR="00762D34">
              <w:rPr>
                <w:noProof/>
                <w:webHidden/>
              </w:rPr>
            </w:r>
            <w:r w:rsidR="00762D34">
              <w:rPr>
                <w:noProof/>
                <w:webHidden/>
              </w:rPr>
              <w:fldChar w:fldCharType="separate"/>
            </w:r>
            <w:r w:rsidR="00762D34">
              <w:rPr>
                <w:noProof/>
                <w:webHidden/>
              </w:rPr>
              <w:t>1</w:t>
            </w:r>
            <w:r w:rsidR="00762D34">
              <w:rPr>
                <w:noProof/>
                <w:webHidden/>
              </w:rPr>
              <w:fldChar w:fldCharType="end"/>
            </w:r>
          </w:hyperlink>
        </w:p>
        <w:p w14:paraId="738407A2" w14:textId="7831571E" w:rsidR="00762D34" w:rsidRDefault="00762D34">
          <w:pPr>
            <w:pStyle w:val="TDC1"/>
            <w:tabs>
              <w:tab w:val="left" w:pos="480"/>
              <w:tab w:val="right" w:leader="dot" w:pos="8354"/>
            </w:tabs>
            <w:rPr>
              <w:rFonts w:asciiTheme="minorHAnsi" w:eastAsiaTheme="minorEastAsia" w:hAnsiTheme="minorHAnsi" w:cstheme="minorBidi"/>
              <w:noProof/>
              <w:color w:val="auto"/>
              <w:szCs w:val="22"/>
              <w:lang w:eastAsia="es-ES"/>
            </w:rPr>
          </w:pPr>
          <w:hyperlink w:anchor="_Toc223354307" w:history="1">
            <w:r w:rsidRPr="008F53F5">
              <w:rPr>
                <w:rStyle w:val="Hipervnculo"/>
                <w:noProof/>
              </w:rPr>
              <w:t>2.</w:t>
            </w:r>
            <w:r>
              <w:rPr>
                <w:rFonts w:asciiTheme="minorHAnsi" w:eastAsiaTheme="minorEastAsia" w:hAnsiTheme="minorHAnsi" w:cstheme="minorBidi"/>
                <w:noProof/>
                <w:color w:val="auto"/>
                <w:szCs w:val="22"/>
                <w:lang w:eastAsia="es-ES"/>
              </w:rPr>
              <w:tab/>
            </w:r>
            <w:r w:rsidRPr="008F53F5">
              <w:rPr>
                <w:rStyle w:val="Hipervnculo"/>
                <w:noProof/>
              </w:rPr>
              <w:t>MEMORIA GENERAL</w:t>
            </w:r>
            <w:r>
              <w:rPr>
                <w:noProof/>
                <w:webHidden/>
              </w:rPr>
              <w:tab/>
            </w:r>
            <w:r>
              <w:rPr>
                <w:noProof/>
                <w:webHidden/>
              </w:rPr>
              <w:fldChar w:fldCharType="begin"/>
            </w:r>
            <w:r>
              <w:rPr>
                <w:noProof/>
                <w:webHidden/>
              </w:rPr>
              <w:instrText xml:space="preserve"> PAGEREF _Toc223354307 \h </w:instrText>
            </w:r>
            <w:r>
              <w:rPr>
                <w:noProof/>
                <w:webHidden/>
              </w:rPr>
            </w:r>
            <w:r>
              <w:rPr>
                <w:noProof/>
                <w:webHidden/>
              </w:rPr>
              <w:fldChar w:fldCharType="separate"/>
            </w:r>
            <w:r>
              <w:rPr>
                <w:noProof/>
                <w:webHidden/>
              </w:rPr>
              <w:t>2</w:t>
            </w:r>
            <w:r>
              <w:rPr>
                <w:noProof/>
                <w:webHidden/>
              </w:rPr>
              <w:fldChar w:fldCharType="end"/>
            </w:r>
          </w:hyperlink>
        </w:p>
        <w:p w14:paraId="2B25CE3C" w14:textId="53A5558D"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08" w:history="1">
            <w:r w:rsidRPr="008F53F5">
              <w:rPr>
                <w:rStyle w:val="Hipervnculo"/>
                <w:noProof/>
              </w:rPr>
              <w:t>2.1.</w:t>
            </w:r>
            <w:r>
              <w:rPr>
                <w:rFonts w:asciiTheme="minorHAnsi" w:eastAsiaTheme="minorEastAsia" w:hAnsiTheme="minorHAnsi" w:cstheme="minorBidi"/>
                <w:noProof/>
                <w:color w:val="auto"/>
                <w:szCs w:val="22"/>
                <w:lang w:eastAsia="es-ES"/>
              </w:rPr>
              <w:tab/>
            </w:r>
            <w:r w:rsidRPr="008F53F5">
              <w:rPr>
                <w:rStyle w:val="Hipervnculo"/>
                <w:noProof/>
              </w:rPr>
              <w:t>Experiencia previa de la entidad o agrupación en los siguientes ámbitos</w:t>
            </w:r>
            <w:r>
              <w:rPr>
                <w:noProof/>
                <w:webHidden/>
              </w:rPr>
              <w:tab/>
            </w:r>
            <w:r>
              <w:rPr>
                <w:noProof/>
                <w:webHidden/>
              </w:rPr>
              <w:fldChar w:fldCharType="begin"/>
            </w:r>
            <w:r>
              <w:rPr>
                <w:noProof/>
                <w:webHidden/>
              </w:rPr>
              <w:instrText xml:space="preserve"> PAGEREF _Toc223354308 \h </w:instrText>
            </w:r>
            <w:r>
              <w:rPr>
                <w:noProof/>
                <w:webHidden/>
              </w:rPr>
            </w:r>
            <w:r>
              <w:rPr>
                <w:noProof/>
                <w:webHidden/>
              </w:rPr>
              <w:fldChar w:fldCharType="separate"/>
            </w:r>
            <w:r>
              <w:rPr>
                <w:noProof/>
                <w:webHidden/>
              </w:rPr>
              <w:t>2</w:t>
            </w:r>
            <w:r>
              <w:rPr>
                <w:noProof/>
                <w:webHidden/>
              </w:rPr>
              <w:fldChar w:fldCharType="end"/>
            </w:r>
          </w:hyperlink>
        </w:p>
        <w:p w14:paraId="64659B5A" w14:textId="1F973369"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09" w:history="1">
            <w:r w:rsidRPr="008F53F5">
              <w:rPr>
                <w:rStyle w:val="Hipervnculo"/>
                <w:noProof/>
              </w:rPr>
              <w:t>2.2.</w:t>
            </w:r>
            <w:r>
              <w:rPr>
                <w:rFonts w:asciiTheme="minorHAnsi" w:eastAsiaTheme="minorEastAsia" w:hAnsiTheme="minorHAnsi" w:cstheme="minorBidi"/>
                <w:noProof/>
                <w:color w:val="auto"/>
                <w:szCs w:val="22"/>
                <w:lang w:eastAsia="es-ES"/>
              </w:rPr>
              <w:tab/>
            </w:r>
            <w:r w:rsidRPr="008F53F5">
              <w:rPr>
                <w:rStyle w:val="Hipervnculo"/>
                <w:noProof/>
              </w:rPr>
              <w:t>Capacidad y estructura propia de la entidad o agrupación: (medios y recursos humanos a disposición de la Propuesta de Actividades)</w:t>
            </w:r>
            <w:r>
              <w:rPr>
                <w:noProof/>
                <w:webHidden/>
              </w:rPr>
              <w:tab/>
            </w:r>
            <w:r>
              <w:rPr>
                <w:noProof/>
                <w:webHidden/>
              </w:rPr>
              <w:fldChar w:fldCharType="begin"/>
            </w:r>
            <w:r>
              <w:rPr>
                <w:noProof/>
                <w:webHidden/>
              </w:rPr>
              <w:instrText xml:space="preserve"> PAGEREF _Toc223354309 \h </w:instrText>
            </w:r>
            <w:r>
              <w:rPr>
                <w:noProof/>
                <w:webHidden/>
              </w:rPr>
            </w:r>
            <w:r>
              <w:rPr>
                <w:noProof/>
                <w:webHidden/>
              </w:rPr>
              <w:fldChar w:fldCharType="separate"/>
            </w:r>
            <w:r>
              <w:rPr>
                <w:noProof/>
                <w:webHidden/>
              </w:rPr>
              <w:t>2</w:t>
            </w:r>
            <w:r>
              <w:rPr>
                <w:noProof/>
                <w:webHidden/>
              </w:rPr>
              <w:fldChar w:fldCharType="end"/>
            </w:r>
          </w:hyperlink>
        </w:p>
        <w:p w14:paraId="2905B772" w14:textId="69D9EE03"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0" w:history="1">
            <w:r w:rsidRPr="008F53F5">
              <w:rPr>
                <w:rStyle w:val="Hipervnculo"/>
                <w:noProof/>
              </w:rPr>
              <w:t>2.3.</w:t>
            </w:r>
            <w:r>
              <w:rPr>
                <w:rFonts w:asciiTheme="minorHAnsi" w:eastAsiaTheme="minorEastAsia" w:hAnsiTheme="minorHAnsi" w:cstheme="minorBidi"/>
                <w:noProof/>
                <w:color w:val="auto"/>
                <w:szCs w:val="22"/>
                <w:lang w:eastAsia="es-ES"/>
              </w:rPr>
              <w:tab/>
            </w:r>
            <w:r w:rsidRPr="008F53F5">
              <w:rPr>
                <w:rStyle w:val="Hipervnculo"/>
                <w:noProof/>
              </w:rPr>
              <w:t>Descripción general de la Propuesta de Actividades demostrativas no relacionadas con las tecnologías de digitalización</w:t>
            </w:r>
            <w:r>
              <w:rPr>
                <w:noProof/>
                <w:webHidden/>
              </w:rPr>
              <w:tab/>
            </w:r>
            <w:r>
              <w:rPr>
                <w:noProof/>
                <w:webHidden/>
              </w:rPr>
              <w:fldChar w:fldCharType="begin"/>
            </w:r>
            <w:r>
              <w:rPr>
                <w:noProof/>
                <w:webHidden/>
              </w:rPr>
              <w:instrText xml:space="preserve"> PAGEREF _Toc223354310 \h </w:instrText>
            </w:r>
            <w:r>
              <w:rPr>
                <w:noProof/>
                <w:webHidden/>
              </w:rPr>
            </w:r>
            <w:r>
              <w:rPr>
                <w:noProof/>
                <w:webHidden/>
              </w:rPr>
              <w:fldChar w:fldCharType="separate"/>
            </w:r>
            <w:r>
              <w:rPr>
                <w:noProof/>
                <w:webHidden/>
              </w:rPr>
              <w:t>4</w:t>
            </w:r>
            <w:r>
              <w:rPr>
                <w:noProof/>
                <w:webHidden/>
              </w:rPr>
              <w:fldChar w:fldCharType="end"/>
            </w:r>
          </w:hyperlink>
        </w:p>
        <w:p w14:paraId="5B5B4B88" w14:textId="7AD65625"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1" w:history="1">
            <w:r w:rsidRPr="008F53F5">
              <w:rPr>
                <w:rStyle w:val="Hipervnculo"/>
                <w:noProof/>
              </w:rPr>
              <w:t>2.4.</w:t>
            </w:r>
            <w:r>
              <w:rPr>
                <w:rFonts w:asciiTheme="minorHAnsi" w:eastAsiaTheme="minorEastAsia" w:hAnsiTheme="minorHAnsi" w:cstheme="minorBidi"/>
                <w:noProof/>
                <w:color w:val="auto"/>
                <w:szCs w:val="22"/>
                <w:lang w:eastAsia="es-ES"/>
              </w:rPr>
              <w:tab/>
            </w:r>
            <w:r w:rsidRPr="008F53F5">
              <w:rPr>
                <w:rStyle w:val="Hipervnculo"/>
                <w:noProof/>
              </w:rPr>
              <w:t>Planificación y descripción de la Propuesta de Actividades demostrativas no relacionadas con las tecnologías de digitalización</w:t>
            </w:r>
            <w:r>
              <w:rPr>
                <w:noProof/>
                <w:webHidden/>
              </w:rPr>
              <w:tab/>
            </w:r>
            <w:r>
              <w:rPr>
                <w:noProof/>
                <w:webHidden/>
              </w:rPr>
              <w:fldChar w:fldCharType="begin"/>
            </w:r>
            <w:r>
              <w:rPr>
                <w:noProof/>
                <w:webHidden/>
              </w:rPr>
              <w:instrText xml:space="preserve"> PAGEREF _Toc223354311 \h </w:instrText>
            </w:r>
            <w:r>
              <w:rPr>
                <w:noProof/>
                <w:webHidden/>
              </w:rPr>
            </w:r>
            <w:r>
              <w:rPr>
                <w:noProof/>
                <w:webHidden/>
              </w:rPr>
              <w:fldChar w:fldCharType="separate"/>
            </w:r>
            <w:r>
              <w:rPr>
                <w:noProof/>
                <w:webHidden/>
              </w:rPr>
              <w:t>6</w:t>
            </w:r>
            <w:r>
              <w:rPr>
                <w:noProof/>
                <w:webHidden/>
              </w:rPr>
              <w:fldChar w:fldCharType="end"/>
            </w:r>
          </w:hyperlink>
        </w:p>
        <w:p w14:paraId="586D864F" w14:textId="37905495"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2" w:history="1">
            <w:r w:rsidRPr="008F53F5">
              <w:rPr>
                <w:rStyle w:val="Hipervnculo"/>
                <w:noProof/>
              </w:rPr>
              <w:t>2.5.</w:t>
            </w:r>
            <w:r>
              <w:rPr>
                <w:rFonts w:asciiTheme="minorHAnsi" w:eastAsiaTheme="minorEastAsia" w:hAnsiTheme="minorHAnsi" w:cstheme="minorBidi"/>
                <w:noProof/>
                <w:color w:val="auto"/>
                <w:szCs w:val="22"/>
                <w:lang w:eastAsia="es-ES"/>
              </w:rPr>
              <w:tab/>
            </w:r>
            <w:r w:rsidRPr="008F53F5">
              <w:rPr>
                <w:rStyle w:val="Hipervnculo"/>
                <w:noProof/>
              </w:rPr>
              <w:t>Enfoque sectorial</w:t>
            </w:r>
            <w:r>
              <w:rPr>
                <w:noProof/>
                <w:webHidden/>
              </w:rPr>
              <w:tab/>
            </w:r>
            <w:r>
              <w:rPr>
                <w:noProof/>
                <w:webHidden/>
              </w:rPr>
              <w:fldChar w:fldCharType="begin"/>
            </w:r>
            <w:r>
              <w:rPr>
                <w:noProof/>
                <w:webHidden/>
              </w:rPr>
              <w:instrText xml:space="preserve"> PAGEREF _Toc223354312 \h </w:instrText>
            </w:r>
            <w:r>
              <w:rPr>
                <w:noProof/>
                <w:webHidden/>
              </w:rPr>
            </w:r>
            <w:r>
              <w:rPr>
                <w:noProof/>
                <w:webHidden/>
              </w:rPr>
              <w:fldChar w:fldCharType="separate"/>
            </w:r>
            <w:r>
              <w:rPr>
                <w:noProof/>
                <w:webHidden/>
              </w:rPr>
              <w:t>8</w:t>
            </w:r>
            <w:r>
              <w:rPr>
                <w:noProof/>
                <w:webHidden/>
              </w:rPr>
              <w:fldChar w:fldCharType="end"/>
            </w:r>
          </w:hyperlink>
        </w:p>
        <w:p w14:paraId="7CC65FBC" w14:textId="5E9614A5"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3" w:history="1">
            <w:r w:rsidRPr="008F53F5">
              <w:rPr>
                <w:rStyle w:val="Hipervnculo"/>
                <w:noProof/>
              </w:rPr>
              <w:t>2.6.</w:t>
            </w:r>
            <w:r>
              <w:rPr>
                <w:rFonts w:asciiTheme="minorHAnsi" w:eastAsiaTheme="minorEastAsia" w:hAnsiTheme="minorHAnsi" w:cstheme="minorBidi"/>
                <w:noProof/>
                <w:color w:val="auto"/>
                <w:szCs w:val="22"/>
                <w:lang w:eastAsia="es-ES"/>
              </w:rPr>
              <w:tab/>
            </w:r>
            <w:r w:rsidRPr="008F53F5">
              <w:rPr>
                <w:rStyle w:val="Hipervnculo"/>
                <w:noProof/>
              </w:rPr>
              <w:t>Impacto previsto</w:t>
            </w:r>
            <w:r>
              <w:rPr>
                <w:noProof/>
                <w:webHidden/>
              </w:rPr>
              <w:tab/>
            </w:r>
            <w:r>
              <w:rPr>
                <w:noProof/>
                <w:webHidden/>
              </w:rPr>
              <w:fldChar w:fldCharType="begin"/>
            </w:r>
            <w:r>
              <w:rPr>
                <w:noProof/>
                <w:webHidden/>
              </w:rPr>
              <w:instrText xml:space="preserve"> PAGEREF _Toc223354313 \h </w:instrText>
            </w:r>
            <w:r>
              <w:rPr>
                <w:noProof/>
                <w:webHidden/>
              </w:rPr>
            </w:r>
            <w:r>
              <w:rPr>
                <w:noProof/>
                <w:webHidden/>
              </w:rPr>
              <w:fldChar w:fldCharType="separate"/>
            </w:r>
            <w:r>
              <w:rPr>
                <w:noProof/>
                <w:webHidden/>
              </w:rPr>
              <w:t>8</w:t>
            </w:r>
            <w:r>
              <w:rPr>
                <w:noProof/>
                <w:webHidden/>
              </w:rPr>
              <w:fldChar w:fldCharType="end"/>
            </w:r>
          </w:hyperlink>
        </w:p>
        <w:p w14:paraId="6153A3BC" w14:textId="727D94BC"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4" w:history="1">
            <w:r w:rsidRPr="008F53F5">
              <w:rPr>
                <w:rStyle w:val="Hipervnculo"/>
                <w:noProof/>
              </w:rPr>
              <w:t>2.7.</w:t>
            </w:r>
            <w:r>
              <w:rPr>
                <w:rFonts w:asciiTheme="minorHAnsi" w:eastAsiaTheme="minorEastAsia" w:hAnsiTheme="minorHAnsi" w:cstheme="minorBidi"/>
                <w:noProof/>
                <w:color w:val="auto"/>
                <w:szCs w:val="22"/>
                <w:lang w:eastAsia="es-ES"/>
              </w:rPr>
              <w:tab/>
            </w:r>
            <w:r w:rsidRPr="008F53F5">
              <w:rPr>
                <w:rStyle w:val="Hipervnculo"/>
                <w:rFonts w:eastAsia="Calibri"/>
                <w:noProof/>
              </w:rPr>
              <w:t xml:space="preserve">Presupuesto conjunto de la Propuesta de Actividades demostrativas </w:t>
            </w:r>
            <w:r w:rsidRPr="008F53F5">
              <w:rPr>
                <w:rStyle w:val="Hipervnculo"/>
                <w:noProof/>
              </w:rPr>
              <w:t>no relacionadas con las tecnologías de digitalización</w:t>
            </w:r>
            <w:r>
              <w:rPr>
                <w:noProof/>
                <w:webHidden/>
              </w:rPr>
              <w:tab/>
            </w:r>
            <w:r>
              <w:rPr>
                <w:noProof/>
                <w:webHidden/>
              </w:rPr>
              <w:fldChar w:fldCharType="begin"/>
            </w:r>
            <w:r>
              <w:rPr>
                <w:noProof/>
                <w:webHidden/>
              </w:rPr>
              <w:instrText xml:space="preserve"> PAGEREF _Toc223354314 \h </w:instrText>
            </w:r>
            <w:r>
              <w:rPr>
                <w:noProof/>
                <w:webHidden/>
              </w:rPr>
            </w:r>
            <w:r>
              <w:rPr>
                <w:noProof/>
                <w:webHidden/>
              </w:rPr>
              <w:fldChar w:fldCharType="separate"/>
            </w:r>
            <w:r>
              <w:rPr>
                <w:noProof/>
                <w:webHidden/>
              </w:rPr>
              <w:t>9</w:t>
            </w:r>
            <w:r>
              <w:rPr>
                <w:noProof/>
                <w:webHidden/>
              </w:rPr>
              <w:fldChar w:fldCharType="end"/>
            </w:r>
          </w:hyperlink>
        </w:p>
        <w:p w14:paraId="60BD47A0" w14:textId="2AAA2964" w:rsidR="00762D34" w:rsidRDefault="00762D34">
          <w:pPr>
            <w:pStyle w:val="TDC1"/>
            <w:tabs>
              <w:tab w:val="left" w:pos="480"/>
              <w:tab w:val="right" w:leader="dot" w:pos="8354"/>
            </w:tabs>
            <w:rPr>
              <w:rFonts w:asciiTheme="minorHAnsi" w:eastAsiaTheme="minorEastAsia" w:hAnsiTheme="minorHAnsi" w:cstheme="minorBidi"/>
              <w:noProof/>
              <w:color w:val="auto"/>
              <w:szCs w:val="22"/>
              <w:lang w:eastAsia="es-ES"/>
            </w:rPr>
          </w:pPr>
          <w:hyperlink w:anchor="_Toc223354315" w:history="1">
            <w:r w:rsidRPr="008F53F5">
              <w:rPr>
                <w:rStyle w:val="Hipervnculo"/>
                <w:rFonts w:eastAsia="Times New Roman"/>
                <w:noProof/>
                <w:lang w:eastAsia="es-ES"/>
              </w:rPr>
              <w:t>3.</w:t>
            </w:r>
            <w:r>
              <w:rPr>
                <w:rFonts w:asciiTheme="minorHAnsi" w:eastAsiaTheme="minorEastAsia" w:hAnsiTheme="minorHAnsi" w:cstheme="minorBidi"/>
                <w:noProof/>
                <w:color w:val="auto"/>
                <w:szCs w:val="22"/>
                <w:lang w:eastAsia="es-ES"/>
              </w:rPr>
              <w:tab/>
            </w:r>
            <w:r w:rsidRPr="008F53F5">
              <w:rPr>
                <w:rStyle w:val="Hipervnculo"/>
                <w:rFonts w:eastAsia="Times New Roman"/>
                <w:noProof/>
                <w:lang w:eastAsia="es-ES"/>
              </w:rPr>
              <w:t>FICHAS ACTIVIDADES</w:t>
            </w:r>
            <w:r>
              <w:rPr>
                <w:noProof/>
                <w:webHidden/>
              </w:rPr>
              <w:tab/>
            </w:r>
            <w:r>
              <w:rPr>
                <w:noProof/>
                <w:webHidden/>
              </w:rPr>
              <w:fldChar w:fldCharType="begin"/>
            </w:r>
            <w:r>
              <w:rPr>
                <w:noProof/>
                <w:webHidden/>
              </w:rPr>
              <w:instrText xml:space="preserve"> PAGEREF _Toc223354315 \h </w:instrText>
            </w:r>
            <w:r>
              <w:rPr>
                <w:noProof/>
                <w:webHidden/>
              </w:rPr>
            </w:r>
            <w:r>
              <w:rPr>
                <w:noProof/>
                <w:webHidden/>
              </w:rPr>
              <w:fldChar w:fldCharType="separate"/>
            </w:r>
            <w:r>
              <w:rPr>
                <w:noProof/>
                <w:webHidden/>
              </w:rPr>
              <w:t>10</w:t>
            </w:r>
            <w:r>
              <w:rPr>
                <w:noProof/>
                <w:webHidden/>
              </w:rPr>
              <w:fldChar w:fldCharType="end"/>
            </w:r>
          </w:hyperlink>
        </w:p>
        <w:p w14:paraId="5871A748" w14:textId="00E2CDC8"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6" w:history="1">
            <w:r w:rsidRPr="008F53F5">
              <w:rPr>
                <w:rStyle w:val="Hipervnculo"/>
                <w:noProof/>
              </w:rPr>
              <w:t>3.1.</w:t>
            </w:r>
            <w:r>
              <w:rPr>
                <w:rFonts w:asciiTheme="minorHAnsi" w:eastAsiaTheme="minorEastAsia" w:hAnsiTheme="minorHAnsi" w:cstheme="minorBidi"/>
                <w:noProof/>
                <w:color w:val="auto"/>
                <w:szCs w:val="22"/>
                <w:lang w:eastAsia="es-ES"/>
              </w:rPr>
              <w:tab/>
            </w:r>
            <w:r w:rsidRPr="008F53F5">
              <w:rPr>
                <w:rStyle w:val="Hipervnculo"/>
                <w:noProof/>
              </w:rPr>
              <w:t>Descripción de la actividad</w:t>
            </w:r>
            <w:r>
              <w:rPr>
                <w:noProof/>
                <w:webHidden/>
              </w:rPr>
              <w:tab/>
            </w:r>
            <w:r>
              <w:rPr>
                <w:noProof/>
                <w:webHidden/>
              </w:rPr>
              <w:fldChar w:fldCharType="begin"/>
            </w:r>
            <w:r>
              <w:rPr>
                <w:noProof/>
                <w:webHidden/>
              </w:rPr>
              <w:instrText xml:space="preserve"> PAGEREF _Toc223354316 \h </w:instrText>
            </w:r>
            <w:r>
              <w:rPr>
                <w:noProof/>
                <w:webHidden/>
              </w:rPr>
            </w:r>
            <w:r>
              <w:rPr>
                <w:noProof/>
                <w:webHidden/>
              </w:rPr>
              <w:fldChar w:fldCharType="separate"/>
            </w:r>
            <w:r>
              <w:rPr>
                <w:noProof/>
                <w:webHidden/>
              </w:rPr>
              <w:t>10</w:t>
            </w:r>
            <w:r>
              <w:rPr>
                <w:noProof/>
                <w:webHidden/>
              </w:rPr>
              <w:fldChar w:fldCharType="end"/>
            </w:r>
          </w:hyperlink>
        </w:p>
        <w:p w14:paraId="1B2B4D0D" w14:textId="1F283B3D"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7" w:history="1">
            <w:r w:rsidRPr="008F53F5">
              <w:rPr>
                <w:rStyle w:val="Hipervnculo"/>
                <w:noProof/>
              </w:rPr>
              <w:t>3.2.</w:t>
            </w:r>
            <w:r>
              <w:rPr>
                <w:rFonts w:asciiTheme="minorHAnsi" w:eastAsiaTheme="minorEastAsia" w:hAnsiTheme="minorHAnsi" w:cstheme="minorBidi"/>
                <w:noProof/>
                <w:color w:val="auto"/>
                <w:szCs w:val="22"/>
                <w:lang w:eastAsia="es-ES"/>
              </w:rPr>
              <w:tab/>
            </w:r>
            <w:r w:rsidRPr="008F53F5">
              <w:rPr>
                <w:rStyle w:val="Hipervnculo"/>
                <w:noProof/>
              </w:rPr>
              <w:t>Objetivos y justificación</w:t>
            </w:r>
            <w:r>
              <w:rPr>
                <w:noProof/>
                <w:webHidden/>
              </w:rPr>
              <w:tab/>
            </w:r>
            <w:r>
              <w:rPr>
                <w:noProof/>
                <w:webHidden/>
              </w:rPr>
              <w:fldChar w:fldCharType="begin"/>
            </w:r>
            <w:r>
              <w:rPr>
                <w:noProof/>
                <w:webHidden/>
              </w:rPr>
              <w:instrText xml:space="preserve"> PAGEREF _Toc223354317 \h </w:instrText>
            </w:r>
            <w:r>
              <w:rPr>
                <w:noProof/>
                <w:webHidden/>
              </w:rPr>
            </w:r>
            <w:r>
              <w:rPr>
                <w:noProof/>
                <w:webHidden/>
              </w:rPr>
              <w:fldChar w:fldCharType="separate"/>
            </w:r>
            <w:r>
              <w:rPr>
                <w:noProof/>
                <w:webHidden/>
              </w:rPr>
              <w:t>11</w:t>
            </w:r>
            <w:r>
              <w:rPr>
                <w:noProof/>
                <w:webHidden/>
              </w:rPr>
              <w:fldChar w:fldCharType="end"/>
            </w:r>
          </w:hyperlink>
        </w:p>
        <w:p w14:paraId="6737A1AB" w14:textId="1D1F6E1F"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8" w:history="1">
            <w:r w:rsidRPr="008F53F5">
              <w:rPr>
                <w:rStyle w:val="Hipervnculo"/>
                <w:noProof/>
              </w:rPr>
              <w:t>3.3.</w:t>
            </w:r>
            <w:r>
              <w:rPr>
                <w:rFonts w:asciiTheme="minorHAnsi" w:eastAsiaTheme="minorEastAsia" w:hAnsiTheme="minorHAnsi" w:cstheme="minorBidi"/>
                <w:noProof/>
                <w:color w:val="auto"/>
                <w:szCs w:val="22"/>
                <w:lang w:eastAsia="es-ES"/>
              </w:rPr>
              <w:tab/>
            </w:r>
            <w:r w:rsidRPr="008F53F5">
              <w:rPr>
                <w:rStyle w:val="Hipervnculo"/>
                <w:noProof/>
              </w:rPr>
              <w:t>Programa previsto</w:t>
            </w:r>
            <w:r>
              <w:rPr>
                <w:noProof/>
                <w:webHidden/>
              </w:rPr>
              <w:tab/>
            </w:r>
            <w:r>
              <w:rPr>
                <w:noProof/>
                <w:webHidden/>
              </w:rPr>
              <w:fldChar w:fldCharType="begin"/>
            </w:r>
            <w:r>
              <w:rPr>
                <w:noProof/>
                <w:webHidden/>
              </w:rPr>
              <w:instrText xml:space="preserve"> PAGEREF _Toc223354318 \h </w:instrText>
            </w:r>
            <w:r>
              <w:rPr>
                <w:noProof/>
                <w:webHidden/>
              </w:rPr>
            </w:r>
            <w:r>
              <w:rPr>
                <w:noProof/>
                <w:webHidden/>
              </w:rPr>
              <w:fldChar w:fldCharType="separate"/>
            </w:r>
            <w:r>
              <w:rPr>
                <w:noProof/>
                <w:webHidden/>
              </w:rPr>
              <w:t>12</w:t>
            </w:r>
            <w:r>
              <w:rPr>
                <w:noProof/>
                <w:webHidden/>
              </w:rPr>
              <w:fldChar w:fldCharType="end"/>
            </w:r>
          </w:hyperlink>
        </w:p>
        <w:p w14:paraId="5C4214EE" w14:textId="79CF0CD2"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19" w:history="1">
            <w:r w:rsidRPr="008F53F5">
              <w:rPr>
                <w:rStyle w:val="Hipervnculo"/>
                <w:noProof/>
              </w:rPr>
              <w:t>3.4.</w:t>
            </w:r>
            <w:r>
              <w:rPr>
                <w:rFonts w:asciiTheme="minorHAnsi" w:eastAsiaTheme="minorEastAsia" w:hAnsiTheme="minorHAnsi" w:cstheme="minorBidi"/>
                <w:noProof/>
                <w:color w:val="auto"/>
                <w:szCs w:val="22"/>
                <w:lang w:eastAsia="es-ES"/>
              </w:rPr>
              <w:tab/>
            </w:r>
            <w:r w:rsidRPr="008F53F5">
              <w:rPr>
                <w:rStyle w:val="Hipervnculo"/>
                <w:noProof/>
              </w:rPr>
              <w:t>Usuarios finales</w:t>
            </w:r>
            <w:r>
              <w:rPr>
                <w:noProof/>
                <w:webHidden/>
              </w:rPr>
              <w:tab/>
            </w:r>
            <w:r>
              <w:rPr>
                <w:noProof/>
                <w:webHidden/>
              </w:rPr>
              <w:fldChar w:fldCharType="begin"/>
            </w:r>
            <w:r>
              <w:rPr>
                <w:noProof/>
                <w:webHidden/>
              </w:rPr>
              <w:instrText xml:space="preserve"> PAGEREF _Toc223354319 \h </w:instrText>
            </w:r>
            <w:r>
              <w:rPr>
                <w:noProof/>
                <w:webHidden/>
              </w:rPr>
            </w:r>
            <w:r>
              <w:rPr>
                <w:noProof/>
                <w:webHidden/>
              </w:rPr>
              <w:fldChar w:fldCharType="separate"/>
            </w:r>
            <w:r>
              <w:rPr>
                <w:noProof/>
                <w:webHidden/>
              </w:rPr>
              <w:t>12</w:t>
            </w:r>
            <w:r>
              <w:rPr>
                <w:noProof/>
                <w:webHidden/>
              </w:rPr>
              <w:fldChar w:fldCharType="end"/>
            </w:r>
          </w:hyperlink>
        </w:p>
        <w:p w14:paraId="6E29D94E" w14:textId="0A20F0E8"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20" w:history="1">
            <w:r w:rsidRPr="008F53F5">
              <w:rPr>
                <w:rStyle w:val="Hipervnculo"/>
                <w:noProof/>
              </w:rPr>
              <w:t>3.5.</w:t>
            </w:r>
            <w:r>
              <w:rPr>
                <w:rFonts w:asciiTheme="minorHAnsi" w:eastAsiaTheme="minorEastAsia" w:hAnsiTheme="minorHAnsi" w:cstheme="minorBidi"/>
                <w:noProof/>
                <w:color w:val="auto"/>
                <w:szCs w:val="22"/>
                <w:lang w:eastAsia="es-ES"/>
              </w:rPr>
              <w:tab/>
            </w:r>
            <w:r w:rsidRPr="008F53F5">
              <w:rPr>
                <w:rStyle w:val="Hipervnculo"/>
                <w:noProof/>
              </w:rPr>
              <w:t>Recursos para el desarrollo de la actividad</w:t>
            </w:r>
            <w:r>
              <w:rPr>
                <w:noProof/>
                <w:webHidden/>
              </w:rPr>
              <w:tab/>
            </w:r>
            <w:r>
              <w:rPr>
                <w:noProof/>
                <w:webHidden/>
              </w:rPr>
              <w:fldChar w:fldCharType="begin"/>
            </w:r>
            <w:r>
              <w:rPr>
                <w:noProof/>
                <w:webHidden/>
              </w:rPr>
              <w:instrText xml:space="preserve"> PAGEREF _Toc223354320 \h </w:instrText>
            </w:r>
            <w:r>
              <w:rPr>
                <w:noProof/>
                <w:webHidden/>
              </w:rPr>
            </w:r>
            <w:r>
              <w:rPr>
                <w:noProof/>
                <w:webHidden/>
              </w:rPr>
              <w:fldChar w:fldCharType="separate"/>
            </w:r>
            <w:r>
              <w:rPr>
                <w:noProof/>
                <w:webHidden/>
              </w:rPr>
              <w:t>12</w:t>
            </w:r>
            <w:r>
              <w:rPr>
                <w:noProof/>
                <w:webHidden/>
              </w:rPr>
              <w:fldChar w:fldCharType="end"/>
            </w:r>
          </w:hyperlink>
        </w:p>
        <w:p w14:paraId="56828649" w14:textId="5699D075" w:rsidR="00762D34" w:rsidRDefault="00762D34">
          <w:pPr>
            <w:pStyle w:val="TDC2"/>
            <w:tabs>
              <w:tab w:val="left" w:pos="880"/>
              <w:tab w:val="right" w:leader="dot" w:pos="8354"/>
            </w:tabs>
            <w:rPr>
              <w:rFonts w:asciiTheme="minorHAnsi" w:eastAsiaTheme="minorEastAsia" w:hAnsiTheme="minorHAnsi" w:cstheme="minorBidi"/>
              <w:noProof/>
              <w:color w:val="auto"/>
              <w:szCs w:val="22"/>
              <w:lang w:eastAsia="es-ES"/>
            </w:rPr>
          </w:pPr>
          <w:hyperlink w:anchor="_Toc223354321" w:history="1">
            <w:r w:rsidRPr="008F53F5">
              <w:rPr>
                <w:rStyle w:val="Hipervnculo"/>
                <w:noProof/>
              </w:rPr>
              <w:t>3.6.</w:t>
            </w:r>
            <w:r>
              <w:rPr>
                <w:rFonts w:asciiTheme="minorHAnsi" w:eastAsiaTheme="minorEastAsia" w:hAnsiTheme="minorHAnsi" w:cstheme="minorBidi"/>
                <w:noProof/>
                <w:color w:val="auto"/>
                <w:szCs w:val="22"/>
                <w:lang w:eastAsia="es-ES"/>
              </w:rPr>
              <w:tab/>
            </w:r>
            <w:r w:rsidRPr="008F53F5">
              <w:rPr>
                <w:rStyle w:val="Hipervnculo"/>
                <w:noProof/>
              </w:rPr>
              <w:t>Presupuesto detallado de la actividad</w:t>
            </w:r>
            <w:r>
              <w:rPr>
                <w:noProof/>
                <w:webHidden/>
              </w:rPr>
              <w:tab/>
            </w:r>
            <w:r>
              <w:rPr>
                <w:noProof/>
                <w:webHidden/>
              </w:rPr>
              <w:fldChar w:fldCharType="begin"/>
            </w:r>
            <w:r>
              <w:rPr>
                <w:noProof/>
                <w:webHidden/>
              </w:rPr>
              <w:instrText xml:space="preserve"> PAGEREF _Toc223354321 \h </w:instrText>
            </w:r>
            <w:r>
              <w:rPr>
                <w:noProof/>
                <w:webHidden/>
              </w:rPr>
            </w:r>
            <w:r>
              <w:rPr>
                <w:noProof/>
                <w:webHidden/>
              </w:rPr>
              <w:fldChar w:fldCharType="separate"/>
            </w:r>
            <w:r>
              <w:rPr>
                <w:noProof/>
                <w:webHidden/>
              </w:rPr>
              <w:t>12</w:t>
            </w:r>
            <w:r>
              <w:rPr>
                <w:noProof/>
                <w:webHidden/>
              </w:rPr>
              <w:fldChar w:fldCharType="end"/>
            </w:r>
          </w:hyperlink>
        </w:p>
        <w:p w14:paraId="764AA911" w14:textId="2F6C32B0" w:rsidR="006349B9" w:rsidRDefault="006349B9">
          <w:r>
            <w:rPr>
              <w:b/>
              <w:bCs/>
            </w:rPr>
            <w:fldChar w:fldCharType="end"/>
          </w:r>
        </w:p>
      </w:sdtContent>
    </w:sdt>
    <w:p w14:paraId="5036B3E0" w14:textId="77777777" w:rsidR="00C76969" w:rsidRDefault="00C76969">
      <w:pPr>
        <w:spacing w:before="0" w:after="160"/>
        <w:jc w:val="left"/>
        <w:rPr>
          <w:rFonts w:cs="Arial"/>
          <w:b/>
          <w:color w:val="FFFFFF" w:themeColor="background1"/>
          <w:sz w:val="24"/>
          <w:szCs w:val="24"/>
          <w:highlight w:val="cyan"/>
          <w:lang w:val="es-ES_tradnl" w:eastAsia="es-ES"/>
        </w:rPr>
        <w:sectPr w:rsidR="00C76969" w:rsidSect="00283868">
          <w:footerReference w:type="default" r:id="rId10"/>
          <w:pgSz w:w="11906" w:h="16838"/>
          <w:pgMar w:top="1417" w:right="1841" w:bottom="1417" w:left="1701" w:header="708" w:footer="1157" w:gutter="0"/>
          <w:pgNumType w:start="1"/>
          <w:cols w:space="708"/>
          <w:docGrid w:linePitch="360"/>
        </w:sectPr>
      </w:pPr>
    </w:p>
    <w:p w14:paraId="638B66C7" w14:textId="38957F4C" w:rsidR="00250306" w:rsidRPr="006800AF" w:rsidRDefault="00FF3ACA" w:rsidP="006349B9">
      <w:pPr>
        <w:pStyle w:val="Ttulo1"/>
      </w:pPr>
      <w:bookmarkStart w:id="8" w:name="_Toc223354306"/>
      <w:r w:rsidRPr="006800AF">
        <w:lastRenderedPageBreak/>
        <w:t>RESUMEN EJECUTIVO</w:t>
      </w:r>
      <w:bookmarkEnd w:id="8"/>
    </w:p>
    <w:bookmarkEnd w:id="0"/>
    <w:bookmarkEnd w:id="1"/>
    <w:bookmarkEnd w:id="2"/>
    <w:bookmarkEnd w:id="3"/>
    <w:bookmarkEnd w:id="4"/>
    <w:bookmarkEnd w:id="5"/>
    <w:p w14:paraId="4FAEF29C" w14:textId="62CA63D9" w:rsidR="008F72C8" w:rsidRDefault="008F72C8" w:rsidP="008F72C8">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w:t>
      </w:r>
      <w:r w:rsidRPr="00B11271">
        <w:rPr>
          <w:rFonts w:eastAsia="Times New Roman" w:cs="Arial"/>
          <w:color w:val="A6A6A6"/>
          <w:szCs w:val="22"/>
          <w:lang w:eastAsia="es-ES"/>
        </w:rPr>
        <w:t xml:space="preserve">áximo </w:t>
      </w:r>
      <w:r w:rsidR="00B7277E">
        <w:rPr>
          <w:rFonts w:eastAsia="Times New Roman" w:cs="Arial"/>
          <w:color w:val="A6A6A6"/>
          <w:szCs w:val="22"/>
          <w:lang w:eastAsia="es-ES"/>
        </w:rPr>
        <w:t>de 10</w:t>
      </w:r>
      <w:r>
        <w:rPr>
          <w:rFonts w:eastAsia="Times New Roman" w:cs="Arial"/>
          <w:color w:val="A6A6A6"/>
          <w:szCs w:val="22"/>
          <w:lang w:eastAsia="es-ES"/>
        </w:rPr>
        <w:t>0</w:t>
      </w:r>
      <w:r w:rsidRPr="00B11271">
        <w:rPr>
          <w:rFonts w:eastAsia="Times New Roman" w:cs="Arial"/>
          <w:color w:val="A6A6A6"/>
          <w:szCs w:val="22"/>
          <w:lang w:eastAsia="es-ES"/>
        </w:rPr>
        <w:t xml:space="preserve"> páginas</w:t>
      </w:r>
      <w:r>
        <w:rPr>
          <w:rFonts w:eastAsia="Times New Roman" w:cs="Arial"/>
          <w:color w:val="A6A6A6"/>
          <w:szCs w:val="22"/>
          <w:lang w:eastAsia="es-ES"/>
        </w:rPr>
        <w:t xml:space="preserve"> incluyendo el resumen ejecutivo y excluyendo el apartado descriptivo de la entidad o agrupación solicitante.</w:t>
      </w:r>
    </w:p>
    <w:p w14:paraId="3E4AE8B8" w14:textId="77777777" w:rsidR="0082399F" w:rsidRPr="0082399F" w:rsidRDefault="0082399F" w:rsidP="0082399F">
      <w:pPr>
        <w:suppressAutoHyphens/>
        <w:rPr>
          <w:rFonts w:eastAsia="Times New Roman" w:cs="Arial"/>
          <w:color w:val="A6A6A6"/>
          <w:szCs w:val="22"/>
          <w:lang w:eastAsia="es-ES"/>
        </w:rPr>
      </w:pPr>
      <w:r w:rsidRPr="0082399F">
        <w:rPr>
          <w:rFonts w:eastAsia="Times New Roman" w:cs="Arial"/>
          <w:color w:val="A6A6A6"/>
          <w:szCs w:val="22"/>
          <w:lang w:eastAsia="es-ES"/>
        </w:rPr>
        <w:t xml:space="preserve">Contendrá la información más relevante de la propuesta ofreciendo una visión general de la misma: </w:t>
      </w:r>
    </w:p>
    <w:p w14:paraId="5ACEBB46" w14:textId="05972E2E" w:rsidR="0082399F" w:rsidRPr="009F1089"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9F1089">
        <w:rPr>
          <w:rFonts w:eastAsia="Times New Roman"/>
          <w:color w:val="A6A6A6"/>
          <w:shd w:val="clear" w:color="auto" w:fill="auto"/>
          <w:lang w:eastAsia="es-ES"/>
        </w:rPr>
        <w:t xml:space="preserve">Breve descripción de la entidad </w:t>
      </w:r>
      <w:r w:rsidR="00E5769E" w:rsidRPr="009F1089">
        <w:rPr>
          <w:rFonts w:eastAsia="Times New Roman"/>
          <w:color w:val="A6A6A6"/>
          <w:shd w:val="clear" w:color="auto" w:fill="auto"/>
          <w:lang w:eastAsia="es-ES"/>
        </w:rPr>
        <w:t xml:space="preserve">o agrupación </w:t>
      </w:r>
      <w:r w:rsidRPr="009F1089">
        <w:rPr>
          <w:rFonts w:eastAsia="Times New Roman"/>
          <w:color w:val="A6A6A6"/>
          <w:shd w:val="clear" w:color="auto" w:fill="auto"/>
          <w:lang w:eastAsia="es-ES"/>
        </w:rPr>
        <w:t>solicitante</w:t>
      </w:r>
      <w:r w:rsidR="002677C5" w:rsidRPr="009F1089">
        <w:rPr>
          <w:rStyle w:val="Refdenotaalpie"/>
          <w:rFonts w:eastAsia="Times New Roman"/>
          <w:color w:val="A6A6A6"/>
          <w:shd w:val="clear" w:color="auto" w:fill="auto"/>
          <w:lang w:eastAsia="es-ES"/>
        </w:rPr>
        <w:footnoteReference w:id="1"/>
      </w:r>
      <w:r w:rsidRPr="009F1089">
        <w:rPr>
          <w:rFonts w:eastAsia="Times New Roman"/>
          <w:color w:val="A6A6A6"/>
          <w:shd w:val="clear" w:color="auto" w:fill="auto"/>
          <w:lang w:eastAsia="es-ES"/>
        </w:rPr>
        <w:t xml:space="preserve">. </w:t>
      </w:r>
      <w:r w:rsidR="002458BA" w:rsidRPr="004930AD">
        <w:rPr>
          <w:rFonts w:eastAsia="Times New Roman"/>
          <w:color w:val="A6A6A6"/>
          <w:shd w:val="clear" w:color="auto" w:fill="auto"/>
          <w:lang w:eastAsia="es-ES"/>
        </w:rPr>
        <w:t>En el caso de</w:t>
      </w:r>
      <w:r w:rsidR="00B7277E" w:rsidRPr="004930AD">
        <w:rPr>
          <w:rFonts w:eastAsia="Times New Roman"/>
          <w:color w:val="A6A6A6"/>
          <w:shd w:val="clear" w:color="auto" w:fill="auto"/>
          <w:lang w:eastAsia="es-ES"/>
        </w:rPr>
        <w:t xml:space="preserve"> la</w:t>
      </w:r>
      <w:r w:rsidR="002458BA" w:rsidRPr="004930AD">
        <w:rPr>
          <w:rFonts w:eastAsia="Times New Roman"/>
          <w:color w:val="A6A6A6"/>
          <w:shd w:val="clear" w:color="auto" w:fill="auto"/>
          <w:lang w:eastAsia="es-ES"/>
        </w:rPr>
        <w:t xml:space="preserve"> agrupación</w:t>
      </w:r>
      <w:r w:rsidR="00B7277E" w:rsidRPr="004930AD">
        <w:rPr>
          <w:rFonts w:eastAsia="Times New Roman"/>
          <w:color w:val="A6A6A6"/>
          <w:shd w:val="clear" w:color="auto" w:fill="auto"/>
          <w:lang w:eastAsia="es-ES"/>
        </w:rPr>
        <w:t>,</w:t>
      </w:r>
      <w:r w:rsidR="002458BA" w:rsidRPr="004930AD">
        <w:rPr>
          <w:rFonts w:eastAsia="Times New Roman"/>
          <w:color w:val="A6A6A6"/>
          <w:shd w:val="clear" w:color="auto" w:fill="auto"/>
          <w:lang w:eastAsia="es-ES"/>
        </w:rPr>
        <w:t xml:space="preserve"> </w:t>
      </w:r>
      <w:r w:rsidR="008F72C8" w:rsidRPr="009F1089">
        <w:rPr>
          <w:rFonts w:eastAsia="Times New Roman"/>
          <w:color w:val="A6A6A6"/>
          <w:shd w:val="clear" w:color="auto" w:fill="auto"/>
          <w:lang w:eastAsia="es-ES"/>
        </w:rPr>
        <w:t>su extensión será</w:t>
      </w:r>
      <w:r w:rsidR="008F72C8" w:rsidRPr="004930AD" w:rsidDel="008F72C8">
        <w:rPr>
          <w:rFonts w:eastAsia="Times New Roman"/>
          <w:color w:val="A6A6A6"/>
          <w:shd w:val="clear" w:color="auto" w:fill="auto"/>
          <w:lang w:eastAsia="es-ES"/>
        </w:rPr>
        <w:t xml:space="preserve"> </w:t>
      </w:r>
      <w:r w:rsidR="008F72C8" w:rsidRPr="004930AD">
        <w:rPr>
          <w:rFonts w:eastAsia="Times New Roman"/>
          <w:color w:val="A6A6A6"/>
          <w:shd w:val="clear" w:color="auto" w:fill="auto"/>
          <w:lang w:eastAsia="es-ES"/>
        </w:rPr>
        <w:t xml:space="preserve">de </w:t>
      </w:r>
      <w:r w:rsidR="00B7277E" w:rsidRPr="004930AD">
        <w:rPr>
          <w:rFonts w:eastAsia="Times New Roman"/>
          <w:color w:val="A6A6A6"/>
          <w:shd w:val="clear" w:color="auto" w:fill="auto"/>
          <w:lang w:eastAsia="es-ES"/>
        </w:rPr>
        <w:t xml:space="preserve">una cara de </w:t>
      </w:r>
      <w:r w:rsidR="002458BA" w:rsidRPr="004930AD">
        <w:rPr>
          <w:rFonts w:eastAsia="Times New Roman"/>
          <w:color w:val="A6A6A6"/>
          <w:shd w:val="clear" w:color="auto" w:fill="auto"/>
          <w:lang w:eastAsia="es-ES"/>
        </w:rPr>
        <w:t>una página</w:t>
      </w:r>
      <w:r w:rsidR="00B7277E" w:rsidRPr="004930AD">
        <w:rPr>
          <w:rFonts w:eastAsia="Times New Roman"/>
          <w:color w:val="A6A6A6"/>
          <w:shd w:val="clear" w:color="auto" w:fill="auto"/>
          <w:lang w:eastAsia="es-ES"/>
        </w:rPr>
        <w:t>,</w:t>
      </w:r>
      <w:r w:rsidR="002458BA" w:rsidRPr="004930AD">
        <w:rPr>
          <w:rFonts w:eastAsia="Times New Roman"/>
          <w:color w:val="A6A6A6"/>
          <w:shd w:val="clear" w:color="auto" w:fill="auto"/>
          <w:lang w:eastAsia="es-ES"/>
        </w:rPr>
        <w:t xml:space="preserve"> como máximo</w:t>
      </w:r>
      <w:r w:rsidR="00B7277E" w:rsidRPr="004930AD">
        <w:rPr>
          <w:rFonts w:eastAsia="Times New Roman"/>
          <w:color w:val="A6A6A6"/>
          <w:shd w:val="clear" w:color="auto" w:fill="auto"/>
          <w:lang w:eastAsia="es-ES"/>
        </w:rPr>
        <w:t>,</w:t>
      </w:r>
      <w:r w:rsidR="002458BA" w:rsidRPr="004930AD">
        <w:rPr>
          <w:rFonts w:eastAsia="Times New Roman"/>
          <w:color w:val="A6A6A6"/>
          <w:shd w:val="clear" w:color="auto" w:fill="auto"/>
          <w:lang w:eastAsia="es-ES"/>
        </w:rPr>
        <w:t xml:space="preserve"> para cada una de las entidades que la constituyen.</w:t>
      </w:r>
    </w:p>
    <w:p w14:paraId="47F363DD"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Definición de los objetivos generales que se pretenden alcanzar con la Propuesta de Actividades. </w:t>
      </w:r>
    </w:p>
    <w:p w14:paraId="5F4B03A7" w14:textId="7220DDD1"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Actividad</w:t>
      </w:r>
      <w:r w:rsidR="00296AD1">
        <w:rPr>
          <w:rFonts w:eastAsia="Times New Roman"/>
          <w:color w:val="A6A6A6"/>
          <w:shd w:val="clear" w:color="auto" w:fill="auto"/>
          <w:lang w:eastAsia="es-ES"/>
        </w:rPr>
        <w:t>es</w:t>
      </w:r>
      <w:r w:rsidRPr="0082399F">
        <w:rPr>
          <w:rFonts w:eastAsia="Times New Roman"/>
          <w:color w:val="A6A6A6"/>
          <w:shd w:val="clear" w:color="auto" w:fill="auto"/>
          <w:lang w:eastAsia="es-ES"/>
        </w:rPr>
        <w:t xml:space="preserve"> propuesta</w:t>
      </w:r>
      <w:r w:rsidR="00296AD1">
        <w:rPr>
          <w:rFonts w:eastAsia="Times New Roman"/>
          <w:color w:val="A6A6A6"/>
          <w:shd w:val="clear" w:color="auto" w:fill="auto"/>
          <w:lang w:eastAsia="es-ES"/>
        </w:rPr>
        <w:t>s (actividades demostrativas).</w:t>
      </w:r>
    </w:p>
    <w:p w14:paraId="5BD80CDC"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Contenido de las actividades.</w:t>
      </w:r>
    </w:p>
    <w:p w14:paraId="0A72430B" w14:textId="1A4B6814" w:rsid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Propuesta de valor que hace que sea diferencial.</w:t>
      </w:r>
    </w:p>
    <w:p w14:paraId="3085D33B" w14:textId="55859FE1" w:rsidR="00C76969" w:rsidRDefault="00C76969">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5BFF506" w14:textId="72B1078F" w:rsidR="0082399F" w:rsidRPr="006349B9" w:rsidRDefault="0082399F" w:rsidP="006349B9">
      <w:pPr>
        <w:pStyle w:val="Ttulo1"/>
      </w:pPr>
      <w:bookmarkStart w:id="9" w:name="_Toc223354307"/>
      <w:bookmarkStart w:id="10" w:name="_Toc93663241"/>
      <w:bookmarkStart w:id="11" w:name="_Toc96525627"/>
      <w:bookmarkStart w:id="12" w:name="_Toc97885634"/>
      <w:bookmarkStart w:id="13" w:name="_Toc101791889"/>
      <w:bookmarkStart w:id="14" w:name="_Toc109290011"/>
      <w:bookmarkStart w:id="15" w:name="_Toc110435586"/>
      <w:r w:rsidRPr="006349B9">
        <w:lastRenderedPageBreak/>
        <w:t>MEMORIA GENERAL</w:t>
      </w:r>
      <w:bookmarkEnd w:id="9"/>
    </w:p>
    <w:tbl>
      <w:tblPr>
        <w:tblStyle w:val="Tablaconcuadrcula4"/>
        <w:tblW w:w="0" w:type="auto"/>
        <w:shd w:val="clear" w:color="auto" w:fill="D9D9D9"/>
        <w:tblLook w:val="04A0" w:firstRow="1" w:lastRow="0" w:firstColumn="1" w:lastColumn="0" w:noHBand="0" w:noVBand="1"/>
      </w:tblPr>
      <w:tblGrid>
        <w:gridCol w:w="6817"/>
        <w:gridCol w:w="1537"/>
      </w:tblGrid>
      <w:tr w:rsidR="002677C5" w:rsidRPr="00B11271" w14:paraId="558588E6" w14:textId="77777777" w:rsidTr="002458BA">
        <w:trPr>
          <w:trHeight w:val="340"/>
        </w:trPr>
        <w:tc>
          <w:tcPr>
            <w:tcW w:w="6817" w:type="dxa"/>
            <w:shd w:val="clear" w:color="auto" w:fill="D9D9D9"/>
            <w:vAlign w:val="center"/>
          </w:tcPr>
          <w:p w14:paraId="7E6E7F27" w14:textId="1BE92176" w:rsidR="002677C5" w:rsidRPr="00B11271" w:rsidRDefault="002677C5" w:rsidP="00360103">
            <w:pPr>
              <w:pStyle w:val="Ttulo2"/>
              <w:jc w:val="both"/>
            </w:pPr>
            <w:bookmarkStart w:id="16" w:name="_Toc223354308"/>
            <w:r w:rsidRPr="00B11271">
              <w:t xml:space="preserve">Experiencia previa de la entidad </w:t>
            </w:r>
            <w:r w:rsidR="00AC170F">
              <w:t xml:space="preserve">o agrupación </w:t>
            </w:r>
            <w:r w:rsidRPr="00B11271">
              <w:t>en los siguientes ámbitos</w:t>
            </w:r>
            <w:bookmarkEnd w:id="16"/>
          </w:p>
        </w:tc>
        <w:tc>
          <w:tcPr>
            <w:tcW w:w="1537" w:type="dxa"/>
            <w:shd w:val="clear" w:color="auto" w:fill="FFF2CC" w:themeFill="accent4" w:themeFillTint="33"/>
            <w:vAlign w:val="center"/>
          </w:tcPr>
          <w:p w14:paraId="7010F4A0" w14:textId="77777777" w:rsidR="002677C5" w:rsidRPr="00B11271" w:rsidRDefault="002677C5" w:rsidP="00BF302F">
            <w:pPr>
              <w:spacing w:before="0" w:after="0"/>
              <w:rPr>
                <w:rFonts w:eastAsia="Calibri" w:cs="Arial"/>
                <w:color w:val="auto"/>
                <w:szCs w:val="22"/>
              </w:rPr>
            </w:pPr>
            <w:r w:rsidRPr="00B11271">
              <w:rPr>
                <w:rFonts w:eastAsia="Calibri" w:cs="Arial"/>
                <w:color w:val="auto"/>
                <w:szCs w:val="22"/>
              </w:rPr>
              <w:t>Criterio A1</w:t>
            </w:r>
          </w:p>
        </w:tc>
      </w:tr>
    </w:tbl>
    <w:p w14:paraId="7C01D238" w14:textId="77777777" w:rsidR="002458BA" w:rsidRDefault="002458BA" w:rsidP="002458BA">
      <w:pPr>
        <w:spacing w:after="0" w:line="240" w:lineRule="auto"/>
        <w:jc w:val="left"/>
        <w:rPr>
          <w:rFonts w:eastAsia="Calibri" w:cs="Arial"/>
          <w:color w:val="A6A6A6"/>
          <w:szCs w:val="22"/>
        </w:rPr>
      </w:pPr>
      <w:r>
        <w:rPr>
          <w:rFonts w:eastAsia="Calibri" w:cs="Arial"/>
          <w:color w:val="A6A6A6"/>
          <w:szCs w:val="22"/>
        </w:rPr>
        <w:t>Describir la e</w:t>
      </w:r>
      <w:r w:rsidRPr="005D26E8">
        <w:rPr>
          <w:rFonts w:eastAsia="Calibri" w:cs="Arial"/>
          <w:color w:val="A6A6A6"/>
          <w:szCs w:val="22"/>
        </w:rPr>
        <w:t>xperiencia previa de la entidad o agrupación en los siguientes ámbitos</w:t>
      </w:r>
      <w:r>
        <w:rPr>
          <w:rFonts w:eastAsia="Calibri" w:cs="Arial"/>
          <w:color w:val="A6A6A6"/>
          <w:szCs w:val="22"/>
        </w:rPr>
        <w:t>:</w:t>
      </w:r>
    </w:p>
    <w:p w14:paraId="7EE1B33F" w14:textId="77777777" w:rsidR="002677C5" w:rsidRPr="00B11271" w:rsidRDefault="002677C5"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354"/>
      </w:tblGrid>
      <w:tr w:rsidR="002677C5" w:rsidRPr="00B11271" w14:paraId="13BBC325" w14:textId="77777777" w:rsidTr="002458BA">
        <w:trPr>
          <w:trHeight w:val="340"/>
        </w:trPr>
        <w:tc>
          <w:tcPr>
            <w:tcW w:w="8354" w:type="dxa"/>
            <w:vAlign w:val="center"/>
          </w:tcPr>
          <w:p w14:paraId="33A673F8" w14:textId="44E9F112" w:rsidR="002677C5" w:rsidRPr="00B11271" w:rsidRDefault="00647334" w:rsidP="00BF302F">
            <w:pPr>
              <w:spacing w:before="0" w:after="0"/>
              <w:rPr>
                <w:rFonts w:eastAsia="Calibri" w:cs="Arial"/>
                <w:color w:val="auto"/>
                <w:szCs w:val="22"/>
                <w:highlight w:val="yellow"/>
              </w:rPr>
            </w:pPr>
            <w:r>
              <w:rPr>
                <w:rFonts w:eastAsia="Calibri" w:cs="Arial"/>
                <w:color w:val="auto"/>
                <w:szCs w:val="22"/>
              </w:rPr>
              <w:t>Experiencia en el ámbito sectorial correspondiente</w:t>
            </w:r>
          </w:p>
        </w:tc>
      </w:tr>
    </w:tbl>
    <w:p w14:paraId="2151AC36" w14:textId="77777777" w:rsidR="002458BA" w:rsidRPr="00DF68C4" w:rsidRDefault="002458BA" w:rsidP="002458BA">
      <w:pPr>
        <w:spacing w:line="240" w:lineRule="auto"/>
        <w:rPr>
          <w:rFonts w:eastAsia="Calibri" w:cs="Arial"/>
          <w:color w:val="A6A6A6"/>
          <w:szCs w:val="22"/>
        </w:rPr>
      </w:pPr>
      <w:r w:rsidRPr="00DF68C4">
        <w:rPr>
          <w:rFonts w:eastAsia="Calibri" w:cs="Arial"/>
          <w:color w:val="A6A6A6"/>
          <w:szCs w:val="22"/>
        </w:rPr>
        <w:t>Descripción de las actividades desarrolladas en el ámbito sectorial que corresponda con el programa</w:t>
      </w:r>
      <w:r>
        <w:rPr>
          <w:rFonts w:eastAsia="Calibri" w:cs="Arial"/>
          <w:color w:val="A6A6A6"/>
          <w:szCs w:val="22"/>
        </w:rPr>
        <w:t>,</w:t>
      </w:r>
      <w:r w:rsidRPr="00DF68C4">
        <w:rPr>
          <w:rFonts w:eastAsia="Calibri" w:cs="Arial"/>
          <w:color w:val="A6A6A6"/>
          <w:szCs w:val="22"/>
        </w:rPr>
        <w:t xml:space="preserve"> con especial mención a su incidencia y relevancia:</w:t>
      </w:r>
    </w:p>
    <w:p w14:paraId="3FCF50E6" w14:textId="77777777" w:rsidR="002677C5" w:rsidRPr="00B11271"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0F5F552F" w14:textId="6C8287DA"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354"/>
      </w:tblGrid>
      <w:tr w:rsidR="00D70677" w:rsidRPr="00426BED" w14:paraId="001245F2" w14:textId="77777777" w:rsidTr="0037783A">
        <w:trPr>
          <w:trHeight w:val="340"/>
        </w:trPr>
        <w:tc>
          <w:tcPr>
            <w:tcW w:w="8494" w:type="dxa"/>
            <w:vAlign w:val="center"/>
          </w:tcPr>
          <w:p w14:paraId="7EB85142" w14:textId="77777777" w:rsidR="00D70677" w:rsidRPr="00D70677" w:rsidRDefault="00D70677" w:rsidP="00D70677">
            <w:pPr>
              <w:rPr>
                <w:rFonts w:eastAsia="Calibri"/>
                <w:highlight w:val="yellow"/>
              </w:rPr>
            </w:pPr>
            <w:r w:rsidRPr="00D70677">
              <w:rPr>
                <w:rFonts w:eastAsia="Calibri"/>
              </w:rPr>
              <w:t>Experiencia en temas transversales</w:t>
            </w:r>
          </w:p>
        </w:tc>
      </w:tr>
    </w:tbl>
    <w:p w14:paraId="5811F6DB" w14:textId="77777777" w:rsidR="00D70677" w:rsidRPr="001A6909" w:rsidRDefault="00D70677" w:rsidP="00D70677">
      <w:pPr>
        <w:spacing w:line="240" w:lineRule="auto"/>
        <w:rPr>
          <w:rFonts w:eastAsia="Calibri" w:cs="Times New Roman"/>
          <w:color w:val="A6A6A6"/>
        </w:rPr>
      </w:pPr>
      <w:r w:rsidRPr="00426BED">
        <w:rPr>
          <w:rFonts w:eastAsia="Calibri" w:cs="Times New Roman"/>
          <w:color w:val="A6A6A6"/>
        </w:rPr>
        <w:t>Descripción de actividades desarrolladas en el ámbito de la sostenibilidad</w:t>
      </w:r>
      <w:r>
        <w:rPr>
          <w:rFonts w:eastAsia="Calibri" w:cs="Times New Roman"/>
          <w:color w:val="A6A6A6"/>
        </w:rPr>
        <w:t xml:space="preserve"> y la consideración del género.</w:t>
      </w:r>
    </w:p>
    <w:p w14:paraId="3DC4373D" w14:textId="77777777" w:rsidR="00D70677" w:rsidRPr="00B11271" w:rsidRDefault="00D70677" w:rsidP="00D70677">
      <w:pPr>
        <w:numPr>
          <w:ilvl w:val="0"/>
          <w:numId w:val="36"/>
        </w:numPr>
        <w:suppressAutoHyphens/>
        <w:autoSpaceDN w:val="0"/>
        <w:spacing w:before="0" w:after="160" w:line="240" w:lineRule="auto"/>
        <w:jc w:val="left"/>
        <w:textAlignment w:val="baseline"/>
        <w:rPr>
          <w:rFonts w:eastAsia="Times New Roman" w:cs="Arial"/>
          <w:color w:val="auto"/>
          <w:szCs w:val="22"/>
          <w:lang w:eastAsia="es-ES"/>
        </w:rPr>
      </w:pPr>
    </w:p>
    <w:p w14:paraId="2B87F362" w14:textId="77777777" w:rsidR="00D70677" w:rsidRDefault="00D70677" w:rsidP="00D70677">
      <w:pPr>
        <w:numPr>
          <w:ilvl w:val="0"/>
          <w:numId w:val="36"/>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354"/>
      </w:tblGrid>
      <w:tr w:rsidR="002677C5" w:rsidRPr="00B11271" w14:paraId="0FC8F986" w14:textId="77777777" w:rsidTr="00647334">
        <w:trPr>
          <w:trHeight w:val="340"/>
        </w:trPr>
        <w:tc>
          <w:tcPr>
            <w:tcW w:w="8354" w:type="dxa"/>
            <w:vAlign w:val="center"/>
          </w:tcPr>
          <w:p w14:paraId="3F2529FF" w14:textId="34B7B7E5" w:rsidR="002677C5" w:rsidRPr="00B11271" w:rsidRDefault="00647334" w:rsidP="00BF302F">
            <w:pPr>
              <w:spacing w:before="0" w:after="0"/>
              <w:rPr>
                <w:rFonts w:eastAsia="Calibri" w:cs="Arial"/>
                <w:color w:val="auto"/>
                <w:szCs w:val="22"/>
              </w:rPr>
            </w:pPr>
            <w:r w:rsidRPr="00EF1659">
              <w:rPr>
                <w:rFonts w:eastAsia="Calibri"/>
                <w:color w:val="auto"/>
              </w:rPr>
              <w:t>Enfoque de la entidad o agrupación solicitante</w:t>
            </w:r>
          </w:p>
        </w:tc>
      </w:tr>
    </w:tbl>
    <w:p w14:paraId="60CA296A" w14:textId="77777777" w:rsidR="002458BA" w:rsidRPr="002458BA" w:rsidRDefault="002458BA" w:rsidP="002458BA">
      <w:pPr>
        <w:spacing w:line="240" w:lineRule="auto"/>
        <w:rPr>
          <w:rFonts w:eastAsia="Calibri"/>
          <w:color w:val="A6A6A6"/>
        </w:rPr>
      </w:pPr>
      <w:r w:rsidRPr="002458BA">
        <w:rPr>
          <w:rFonts w:eastAsia="Calibri"/>
          <w:color w:val="A6A6A6"/>
        </w:rPr>
        <w:t>Descripción de la visión y de los objetivos de la entidad o agrupación solicitante en relación con la solicitud de ayuda:</w:t>
      </w:r>
    </w:p>
    <w:p w14:paraId="7FEFDA66"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F9A7304"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533B32F3" w14:textId="489C5899" w:rsidR="0077067B" w:rsidRPr="0077067B" w:rsidRDefault="0077067B" w:rsidP="0077067B">
      <w:pPr>
        <w:spacing w:after="360" w:line="240" w:lineRule="auto"/>
        <w:rPr>
          <w:rFonts w:cs="Arial"/>
          <w:b/>
          <w:sz w:val="24"/>
          <w:szCs w:val="24"/>
        </w:rPr>
      </w:pPr>
      <w:r w:rsidRPr="00B11271">
        <w:rPr>
          <w:rFonts w:eastAsia="Calibri" w:cs="Arial"/>
          <w:color w:val="A6A6A6"/>
          <w:szCs w:val="22"/>
        </w:rPr>
        <w:t>(Desarrollar tantas experiencias como proceda</w:t>
      </w:r>
      <w:r>
        <w:rPr>
          <w:rFonts w:eastAsia="Calibri" w:cs="Arial"/>
          <w:color w:val="A6A6A6"/>
          <w:szCs w:val="22"/>
        </w:rPr>
        <w:t xml:space="preserve"> en consonancia con </w:t>
      </w:r>
      <w:r w:rsidR="00EF79A8">
        <w:rPr>
          <w:rFonts w:eastAsia="Calibri" w:cs="Arial"/>
          <w:color w:val="A6A6A6"/>
          <w:szCs w:val="22"/>
        </w:rPr>
        <w:t xml:space="preserve">lo aportado en </w:t>
      </w:r>
      <w:r>
        <w:rPr>
          <w:rFonts w:eastAsia="Calibri" w:cs="Arial"/>
          <w:color w:val="A6A6A6"/>
          <w:szCs w:val="22"/>
        </w:rPr>
        <w:t xml:space="preserve">el </w:t>
      </w:r>
      <w:r w:rsidR="00CF7E6E" w:rsidRPr="004930AD">
        <w:rPr>
          <w:rFonts w:eastAsia="Calibri" w:cs="Arial"/>
          <w:color w:val="A6A6A6"/>
          <w:szCs w:val="22"/>
        </w:rPr>
        <w:t>anex</w:t>
      </w:r>
      <w:r w:rsidRPr="004930AD">
        <w:rPr>
          <w:rFonts w:eastAsia="Calibri" w:cs="Arial"/>
          <w:color w:val="A6A6A6"/>
          <w:szCs w:val="22"/>
        </w:rPr>
        <w:t xml:space="preserve">o </w:t>
      </w:r>
      <w:r w:rsidR="00D70677">
        <w:rPr>
          <w:rFonts w:eastAsia="Calibri" w:cs="Arial"/>
          <w:color w:val="A6A6A6"/>
          <w:szCs w:val="22"/>
        </w:rPr>
        <w:t>VI</w:t>
      </w:r>
      <w:r w:rsidR="001230A7">
        <w:rPr>
          <w:rFonts w:eastAsia="Calibri" w:cs="Arial"/>
          <w:color w:val="A6A6A6"/>
          <w:szCs w:val="22"/>
        </w:rPr>
        <w:t>.</w:t>
      </w:r>
      <w:r w:rsidRPr="004930AD">
        <w:rPr>
          <w:rFonts w:eastAsia="Calibri" w:cs="Arial"/>
          <w:color w:val="A6A6A6"/>
          <w:szCs w:val="22"/>
        </w:rPr>
        <w:t xml:space="preserve"> Acreditación de </w:t>
      </w:r>
      <w:r w:rsidR="00CF7E6E" w:rsidRPr="004930AD">
        <w:rPr>
          <w:rFonts w:eastAsia="Calibri" w:cs="Arial"/>
          <w:color w:val="A6A6A6"/>
          <w:szCs w:val="22"/>
        </w:rPr>
        <w:t>requisito</w:t>
      </w:r>
      <w:r w:rsidRPr="004930AD">
        <w:rPr>
          <w:rFonts w:eastAsia="Calibri" w:cs="Arial"/>
          <w:color w:val="A6A6A6"/>
          <w:szCs w:val="22"/>
        </w:rPr>
        <w:t>s para el objeto de la subvención)</w:t>
      </w:r>
      <w:r w:rsidR="00CF7E6E" w:rsidRPr="004930AD">
        <w:rPr>
          <w:rFonts w:eastAsia="Calibri" w:cs="Arial"/>
          <w:color w:val="A6A6A6"/>
          <w:szCs w:val="22"/>
        </w:rPr>
        <w:t>.</w:t>
      </w:r>
    </w:p>
    <w:tbl>
      <w:tblPr>
        <w:tblStyle w:val="Tablaconcuadrcula4"/>
        <w:tblW w:w="0" w:type="auto"/>
        <w:shd w:val="clear" w:color="auto" w:fill="D9D9D9"/>
        <w:tblLook w:val="04A0" w:firstRow="1" w:lastRow="0" w:firstColumn="1" w:lastColumn="0" w:noHBand="0" w:noVBand="1"/>
      </w:tblPr>
      <w:tblGrid>
        <w:gridCol w:w="6817"/>
        <w:gridCol w:w="1537"/>
      </w:tblGrid>
      <w:tr w:rsidR="00EF79A8" w:rsidRPr="00B11271" w14:paraId="6D6F339E" w14:textId="77777777" w:rsidTr="00BF302F">
        <w:tc>
          <w:tcPr>
            <w:tcW w:w="6941" w:type="dxa"/>
            <w:shd w:val="clear" w:color="auto" w:fill="D9D9D9"/>
          </w:tcPr>
          <w:p w14:paraId="3B09E95D" w14:textId="150C6C37" w:rsidR="00EF79A8" w:rsidRPr="00B11271" w:rsidRDefault="00EF79A8" w:rsidP="007F78ED">
            <w:pPr>
              <w:pStyle w:val="Ttulo2"/>
              <w:jc w:val="both"/>
            </w:pPr>
            <w:bookmarkStart w:id="17" w:name="_Toc93663243"/>
            <w:bookmarkStart w:id="18" w:name="_Toc96525629"/>
            <w:bookmarkStart w:id="19" w:name="_Toc97885636"/>
            <w:bookmarkStart w:id="20" w:name="_Toc101791891"/>
            <w:bookmarkStart w:id="21" w:name="_Toc109290013"/>
            <w:bookmarkStart w:id="22" w:name="_Toc110435588"/>
            <w:bookmarkStart w:id="23" w:name="_Toc223354309"/>
            <w:r w:rsidRPr="00B11271">
              <w:t>Capacidad y estructura propia</w:t>
            </w:r>
            <w:bookmarkEnd w:id="17"/>
            <w:r w:rsidR="00BF302F">
              <w:t xml:space="preserve"> de la entidad</w:t>
            </w:r>
            <w:r w:rsidR="00AC170F">
              <w:t xml:space="preserve"> o agrupación</w:t>
            </w:r>
            <w:r w:rsidR="00BF302F">
              <w:t>:</w:t>
            </w:r>
            <w:r w:rsidR="006349B9">
              <w:t xml:space="preserve"> </w:t>
            </w:r>
            <w:r w:rsidRPr="00B11271">
              <w:t xml:space="preserve">(medios y recursos </w:t>
            </w:r>
            <w:r w:rsidR="00BF302F">
              <w:t xml:space="preserve">humanos </w:t>
            </w:r>
            <w:r w:rsidRPr="00B11271">
              <w:t>a disposición de</w:t>
            </w:r>
            <w:r w:rsidR="007F78ED">
              <w:t xml:space="preserve"> </w:t>
            </w:r>
            <w:r w:rsidRPr="00B11271">
              <w:t>l</w:t>
            </w:r>
            <w:r w:rsidR="007F78ED">
              <w:t>a</w:t>
            </w:r>
            <w:r w:rsidRPr="00B11271">
              <w:t xml:space="preserve"> </w:t>
            </w:r>
            <w:r w:rsidR="007F78ED">
              <w:t>Propuesta de Actividades</w:t>
            </w:r>
            <w:r w:rsidRPr="00B11271">
              <w:t>)</w:t>
            </w:r>
            <w:bookmarkEnd w:id="18"/>
            <w:bookmarkEnd w:id="19"/>
            <w:bookmarkEnd w:id="20"/>
            <w:bookmarkEnd w:id="21"/>
            <w:bookmarkEnd w:id="22"/>
            <w:bookmarkEnd w:id="23"/>
          </w:p>
        </w:tc>
        <w:tc>
          <w:tcPr>
            <w:tcW w:w="1553" w:type="dxa"/>
            <w:shd w:val="clear" w:color="auto" w:fill="FFF2CC" w:themeFill="accent4" w:themeFillTint="33"/>
            <w:vAlign w:val="center"/>
          </w:tcPr>
          <w:p w14:paraId="064A5A19" w14:textId="77777777" w:rsidR="00EF79A8" w:rsidRPr="00B11271" w:rsidRDefault="00EF79A8" w:rsidP="00AA7D80">
            <w:pPr>
              <w:spacing w:before="0" w:after="0"/>
              <w:jc w:val="center"/>
              <w:rPr>
                <w:rFonts w:eastAsia="Calibri" w:cs="Arial"/>
                <w:color w:val="auto"/>
                <w:szCs w:val="22"/>
              </w:rPr>
            </w:pPr>
            <w:r w:rsidRPr="00B11271">
              <w:rPr>
                <w:rFonts w:eastAsia="Calibri" w:cs="Arial"/>
                <w:color w:val="auto"/>
                <w:szCs w:val="22"/>
              </w:rPr>
              <w:t>Criterio A2</w:t>
            </w:r>
          </w:p>
        </w:tc>
      </w:tr>
    </w:tbl>
    <w:p w14:paraId="67A041BF" w14:textId="43FA039C" w:rsidR="00ED4490" w:rsidRPr="004930AD" w:rsidRDefault="00ED4490" w:rsidP="00ED4490">
      <w:pPr>
        <w:suppressAutoHyphens/>
        <w:rPr>
          <w:rFonts w:eastAsia="Times New Roman" w:cs="Arial"/>
          <w:color w:val="A6A6A6"/>
          <w:szCs w:val="22"/>
          <w:lang w:eastAsia="es-ES"/>
        </w:rPr>
      </w:pPr>
      <w:r w:rsidRPr="00ED4490">
        <w:rPr>
          <w:rFonts w:eastAsia="Times New Roman" w:cs="Arial"/>
          <w:color w:val="A6A6A6"/>
          <w:szCs w:val="22"/>
          <w:lang w:eastAsia="es-ES"/>
        </w:rPr>
        <w:t xml:space="preserve">Deberá describirse </w:t>
      </w:r>
      <w:r w:rsidR="001F4EC9" w:rsidRPr="001F4EC9">
        <w:rPr>
          <w:rFonts w:eastAsia="Times New Roman" w:cs="Arial"/>
          <w:color w:val="A6A6A6"/>
          <w:szCs w:val="22"/>
          <w:lang w:eastAsia="es-ES"/>
        </w:rPr>
        <w:t xml:space="preserve">la estructura y capacidad propia de la entidad </w:t>
      </w:r>
      <w:r w:rsidR="00FD0A7F">
        <w:rPr>
          <w:rFonts w:eastAsia="Times New Roman" w:cs="Arial"/>
          <w:color w:val="A6A6A6"/>
          <w:szCs w:val="22"/>
          <w:lang w:eastAsia="es-ES"/>
        </w:rPr>
        <w:t xml:space="preserve">o agrupación </w:t>
      </w:r>
      <w:r w:rsidR="001F4EC9" w:rsidRPr="004930AD">
        <w:rPr>
          <w:rFonts w:eastAsia="Times New Roman" w:cs="Arial"/>
          <w:color w:val="A6A6A6"/>
          <w:szCs w:val="22"/>
          <w:lang w:eastAsia="es-ES"/>
        </w:rPr>
        <w:t xml:space="preserve">disponible para la ejecución de la Propuesta de Actividades, incluyendo </w:t>
      </w:r>
      <w:r w:rsidRPr="004930AD">
        <w:rPr>
          <w:rFonts w:eastAsia="Times New Roman" w:cs="Arial"/>
          <w:color w:val="A6A6A6"/>
          <w:szCs w:val="22"/>
          <w:lang w:eastAsia="es-ES"/>
        </w:rPr>
        <w:t xml:space="preserve">los recursos humanos </w:t>
      </w:r>
      <w:r w:rsidR="00440201" w:rsidRPr="004930AD">
        <w:rPr>
          <w:rFonts w:eastAsia="Times New Roman" w:cs="Arial"/>
          <w:color w:val="A6A6A6"/>
          <w:szCs w:val="22"/>
          <w:lang w:eastAsia="es-ES"/>
        </w:rPr>
        <w:t>y las instalaciones, medios técnicos y materiales de los que dispone para ejecutar la subvención solicitada en el momento de presentación de solicitud y durante el desarrollo de la actividad subvencionada.</w:t>
      </w:r>
    </w:p>
    <w:p w14:paraId="10485960" w14:textId="42CBE647" w:rsidR="001F4EC9" w:rsidRPr="004930AD" w:rsidRDefault="001F4EC9" w:rsidP="00ED4490">
      <w:pPr>
        <w:suppressAutoHyphens/>
        <w:rPr>
          <w:rFonts w:eastAsia="Times New Roman" w:cs="Arial"/>
          <w:color w:val="A6A6A6"/>
          <w:szCs w:val="22"/>
          <w:lang w:eastAsia="es-ES"/>
        </w:rPr>
      </w:pPr>
      <w:r w:rsidRPr="004930AD">
        <w:rPr>
          <w:rFonts w:eastAsia="Times New Roman" w:cs="Arial"/>
          <w:color w:val="A6A6A6"/>
          <w:szCs w:val="22"/>
          <w:lang w:eastAsia="es-ES"/>
        </w:rPr>
        <w:t>Deberá incluirse los siguientes puntos:</w:t>
      </w:r>
    </w:p>
    <w:p w14:paraId="234E0411" w14:textId="1143F346" w:rsidR="00C94F52" w:rsidRPr="00C94F52" w:rsidRDefault="00C94F52" w:rsidP="00ED4490">
      <w:pPr>
        <w:suppressAutoHyphens/>
        <w:rPr>
          <w:rFonts w:eastAsia="Times New Roman" w:cs="Arial"/>
          <w:color w:val="auto"/>
          <w:szCs w:val="22"/>
          <w:u w:val="single"/>
          <w:lang w:eastAsia="es-ES"/>
        </w:rPr>
      </w:pPr>
      <w:r w:rsidRPr="004930AD">
        <w:rPr>
          <w:rFonts w:eastAsia="Times New Roman" w:cs="Arial"/>
          <w:color w:val="auto"/>
          <w:szCs w:val="22"/>
          <w:u w:val="single"/>
          <w:lang w:eastAsia="es-ES"/>
        </w:rPr>
        <w:t>RECURSOS HUMANOS</w:t>
      </w:r>
      <w:r w:rsidR="00014220" w:rsidRPr="004930AD">
        <w:rPr>
          <w:rFonts w:eastAsia="Times New Roman" w:cs="Arial"/>
          <w:color w:val="A6A6A6"/>
          <w:szCs w:val="22"/>
          <w:vertAlign w:val="superscript"/>
          <w:lang w:eastAsia="es-ES"/>
        </w:rPr>
        <w:footnoteReference w:id="2"/>
      </w:r>
      <w:r w:rsidRPr="00C94F52">
        <w:rPr>
          <w:rFonts w:eastAsia="Times New Roman" w:cs="Arial"/>
          <w:color w:val="auto"/>
          <w:szCs w:val="22"/>
          <w:u w:val="single"/>
          <w:lang w:eastAsia="es-ES"/>
        </w:rPr>
        <w:t xml:space="preserve"> </w:t>
      </w:r>
    </w:p>
    <w:p w14:paraId="45B94D72" w14:textId="393B143A" w:rsidR="004A0FD0" w:rsidRPr="002458BA" w:rsidRDefault="001F4EC9" w:rsidP="001124A0">
      <w:pPr>
        <w:pStyle w:val="Prrafodelista"/>
        <w:numPr>
          <w:ilvl w:val="0"/>
          <w:numId w:val="14"/>
        </w:numPr>
        <w:spacing w:after="120"/>
        <w:ind w:left="357" w:hanging="357"/>
      </w:pPr>
      <w:r>
        <w:t>E</w:t>
      </w:r>
      <w:r w:rsidRPr="00860102">
        <w:t>struc</w:t>
      </w:r>
      <w:r>
        <w:t>tura organizativa de la entidad o agrupación.</w:t>
      </w:r>
    </w:p>
    <w:p w14:paraId="4816ED4D" w14:textId="2634EFB3" w:rsidR="00ED4490" w:rsidRPr="0074307A" w:rsidRDefault="00ED4490" w:rsidP="00DB4C88">
      <w:pPr>
        <w:pStyle w:val="Prrafodelista"/>
        <w:numPr>
          <w:ilvl w:val="0"/>
          <w:numId w:val="14"/>
        </w:numPr>
        <w:spacing w:after="120"/>
        <w:ind w:left="357" w:hanging="357"/>
      </w:pPr>
      <w:r w:rsidRPr="0074307A">
        <w:t>Número de personas equivalentes a tiempo completo con relación laboral con la entidad o</w:t>
      </w:r>
      <w:r>
        <w:t xml:space="preserve"> agrupación solicitante</w:t>
      </w:r>
      <w:r w:rsidR="004C17CB">
        <w:t xml:space="preserve"> </w:t>
      </w:r>
      <w:r w:rsidR="004C17CB" w:rsidRPr="00A6053B">
        <w:rPr>
          <w:rFonts w:eastAsia="Calibri"/>
          <w:color w:val="auto"/>
        </w:rPr>
        <w:t xml:space="preserve">que ejecute </w:t>
      </w:r>
      <w:r w:rsidR="004C17CB">
        <w:t xml:space="preserve">la Propuesta </w:t>
      </w:r>
      <w:r w:rsidR="004C17CB" w:rsidRPr="00A6053B">
        <w:rPr>
          <w:rFonts w:eastAsia="Calibri"/>
          <w:color w:val="auto"/>
        </w:rPr>
        <w:t>de Actividades</w:t>
      </w:r>
      <w:r>
        <w:t>: ______</w:t>
      </w:r>
      <w:r w:rsidR="00014220">
        <w:t>.</w:t>
      </w:r>
    </w:p>
    <w:p w14:paraId="329A8A73" w14:textId="702F26E5" w:rsidR="00ED4490" w:rsidRDefault="00ED4490" w:rsidP="00DB4C88">
      <w:pPr>
        <w:pStyle w:val="Prrafodelista"/>
        <w:numPr>
          <w:ilvl w:val="0"/>
          <w:numId w:val="14"/>
        </w:numPr>
        <w:spacing w:after="120"/>
        <w:ind w:left="357" w:hanging="357"/>
      </w:pPr>
      <w:r w:rsidRPr="0074307A">
        <w:lastRenderedPageBreak/>
        <w:t xml:space="preserve">Número de personas equivalentes a tiempo completo con relación laboral con la entidad </w:t>
      </w:r>
      <w:r>
        <w:t xml:space="preserve">o agrupación </w:t>
      </w:r>
      <w:r w:rsidRPr="0074307A">
        <w:t>solicitante</w:t>
      </w:r>
      <w:r>
        <w:t>,</w:t>
      </w:r>
      <w:r w:rsidRPr="0074307A">
        <w:t xml:space="preserve"> con titulación mínima grado universitario o equivalente y experiencia en digitalización</w:t>
      </w:r>
      <w:r w:rsidR="004C17CB">
        <w:t xml:space="preserve"> </w:t>
      </w:r>
      <w:r w:rsidR="004C17CB" w:rsidRPr="00A6053B">
        <w:rPr>
          <w:rFonts w:eastAsia="Calibri"/>
          <w:color w:val="auto"/>
        </w:rPr>
        <w:t xml:space="preserve">que ejecute </w:t>
      </w:r>
      <w:r w:rsidR="004C17CB">
        <w:t xml:space="preserve">la Propuesta </w:t>
      </w:r>
      <w:r w:rsidR="004C17CB" w:rsidRPr="00A6053B">
        <w:rPr>
          <w:rFonts w:eastAsia="Calibri"/>
          <w:color w:val="auto"/>
        </w:rPr>
        <w:t>de Actividades</w:t>
      </w:r>
      <w:r w:rsidRPr="0074307A">
        <w:t xml:space="preserve">: </w:t>
      </w:r>
      <w:r w:rsidRPr="0074307A">
        <w:softHyphen/>
      </w:r>
      <w:r w:rsidRPr="0074307A">
        <w:softHyphen/>
      </w:r>
      <w:r w:rsidRPr="0074307A">
        <w:softHyphen/>
      </w:r>
      <w:r w:rsidRPr="0074307A">
        <w:softHyphen/>
        <w:t>______.</w:t>
      </w:r>
    </w:p>
    <w:p w14:paraId="61617990" w14:textId="19CF8540" w:rsidR="00ED4490" w:rsidRPr="00C37E95" w:rsidRDefault="00ED4490" w:rsidP="00DB4C88">
      <w:pPr>
        <w:pStyle w:val="Prrafodelista"/>
        <w:numPr>
          <w:ilvl w:val="0"/>
          <w:numId w:val="14"/>
        </w:numPr>
        <w:spacing w:after="120"/>
        <w:ind w:left="357" w:hanging="357"/>
      </w:pPr>
      <w:r>
        <w:t xml:space="preserve">Presencia de mujeres (%) en el equipo </w:t>
      </w:r>
      <w:r w:rsidRPr="00B11271">
        <w:rPr>
          <w:rFonts w:eastAsia="Calibri"/>
          <w:color w:val="auto"/>
        </w:rPr>
        <w:t>que ejecute</w:t>
      </w:r>
      <w:r>
        <w:rPr>
          <w:rFonts w:eastAsia="Calibri"/>
          <w:color w:val="auto"/>
        </w:rPr>
        <w:t xml:space="preserve"> l</w:t>
      </w:r>
      <w:r w:rsidR="004C17CB">
        <w:rPr>
          <w:rFonts w:eastAsia="Calibri"/>
          <w:color w:val="auto"/>
        </w:rPr>
        <w:t>a</w:t>
      </w:r>
      <w:r>
        <w:rPr>
          <w:rFonts w:eastAsia="Calibri"/>
          <w:color w:val="auto"/>
        </w:rPr>
        <w:t xml:space="preserve"> Pro</w:t>
      </w:r>
      <w:r w:rsidR="004C17CB">
        <w:rPr>
          <w:rFonts w:eastAsia="Calibri"/>
          <w:color w:val="auto"/>
        </w:rPr>
        <w:t>puesta</w:t>
      </w:r>
      <w:r>
        <w:rPr>
          <w:rFonts w:eastAsia="Calibri"/>
          <w:color w:val="auto"/>
        </w:rPr>
        <w:t xml:space="preserve"> de Actividades: ___</w:t>
      </w:r>
      <w:r w:rsidR="00014220">
        <w:rPr>
          <w:rFonts w:eastAsia="Calibri"/>
          <w:color w:val="auto"/>
        </w:rPr>
        <w:t>.</w:t>
      </w:r>
    </w:p>
    <w:p w14:paraId="3F363456" w14:textId="77777777" w:rsidR="00C37E95" w:rsidRPr="00ED4490" w:rsidRDefault="00C37E95" w:rsidP="00C37E95">
      <w:pPr>
        <w:pStyle w:val="Prrafodelista"/>
        <w:numPr>
          <w:ilvl w:val="0"/>
          <w:numId w:val="0"/>
        </w:numPr>
        <w:spacing w:after="120"/>
        <w:ind w:left="357"/>
      </w:pPr>
    </w:p>
    <w:p w14:paraId="4E2479A8" w14:textId="3B700A13" w:rsidR="00EF79A8" w:rsidRPr="00ED4490" w:rsidRDefault="00EF79A8" w:rsidP="00DB4C88">
      <w:pPr>
        <w:pStyle w:val="Prrafodelista"/>
        <w:numPr>
          <w:ilvl w:val="0"/>
          <w:numId w:val="14"/>
        </w:numPr>
        <w:spacing w:after="120"/>
        <w:ind w:left="357" w:hanging="357"/>
      </w:pPr>
      <w:r w:rsidRPr="00ED4490">
        <w:rPr>
          <w:rFonts w:eastAsia="Calibri"/>
          <w:color w:val="auto"/>
        </w:rPr>
        <w:t>Previsión de contratación de personal externo docente:</w:t>
      </w:r>
    </w:p>
    <w:p w14:paraId="685C0E13" w14:textId="22B4B0F7" w:rsidR="00EF79A8" w:rsidRPr="00B11271" w:rsidRDefault="003C01EA" w:rsidP="00FD0A7F">
      <w:pPr>
        <w:spacing w:before="0" w:after="0" w:line="240" w:lineRule="auto"/>
        <w:ind w:left="708"/>
        <w:jc w:val="left"/>
        <w:rPr>
          <w:rFonts w:eastAsia="Calibri" w:cs="Arial"/>
          <w:color w:val="auto"/>
          <w:szCs w:val="22"/>
        </w:rPr>
      </w:pPr>
      <w:sdt>
        <w:sdtPr>
          <w:rPr>
            <w:sz w:val="24"/>
            <w:szCs w:val="24"/>
          </w:rPr>
          <w:id w:val="1326017770"/>
          <w14:checkbox>
            <w14:checked w14:val="0"/>
            <w14:checkedState w14:val="2612" w14:font="MS Gothic"/>
            <w14:uncheckedState w14:val="2610" w14:font="MS Gothic"/>
          </w14:checkbox>
        </w:sdtPr>
        <w:sdtEndPr/>
        <w:sdtContent>
          <w:r w:rsidR="001124A0">
            <w:rPr>
              <w:rFonts w:ascii="MS Gothic" w:eastAsia="MS Gothic" w:hAnsi="MS Gothic" w:hint="eastAsia"/>
              <w:sz w:val="24"/>
              <w:szCs w:val="24"/>
            </w:rPr>
            <w:t>☐</w:t>
          </w:r>
        </w:sdtContent>
      </w:sdt>
      <w:r w:rsidR="001124A0">
        <w:rPr>
          <w:rFonts w:eastAsia="Calibri" w:cs="Arial"/>
          <w:color w:val="auto"/>
          <w:szCs w:val="22"/>
        </w:rPr>
        <w:t xml:space="preserve"> </w:t>
      </w:r>
      <w:r w:rsidR="00EF79A8" w:rsidRPr="00B11271">
        <w:rPr>
          <w:rFonts w:eastAsia="Calibri" w:cs="Arial"/>
          <w:color w:val="auto"/>
          <w:szCs w:val="22"/>
        </w:rPr>
        <w:t>No.</w:t>
      </w:r>
    </w:p>
    <w:p w14:paraId="2E94EC42" w14:textId="0C17F8D0" w:rsidR="00EF79A8" w:rsidRPr="00B11271" w:rsidRDefault="003C01EA" w:rsidP="00854B19">
      <w:pPr>
        <w:spacing w:before="0" w:after="0" w:line="240" w:lineRule="auto"/>
        <w:ind w:left="708"/>
        <w:jc w:val="left"/>
        <w:rPr>
          <w:rFonts w:eastAsia="Calibri" w:cs="Arial"/>
          <w:color w:val="auto"/>
          <w:szCs w:val="22"/>
        </w:rPr>
      </w:pPr>
      <w:sdt>
        <w:sdtPr>
          <w:rPr>
            <w:sz w:val="24"/>
            <w:szCs w:val="24"/>
          </w:rPr>
          <w:id w:val="-1445915128"/>
          <w14:checkbox>
            <w14:checked w14:val="0"/>
            <w14:checkedState w14:val="2612" w14:font="MS Gothic"/>
            <w14:uncheckedState w14:val="2610" w14:font="MS Gothic"/>
          </w14:checkbox>
        </w:sdtPr>
        <w:sdtEndPr/>
        <w:sdtContent>
          <w:r w:rsidR="001124A0">
            <w:rPr>
              <w:rFonts w:ascii="MS Gothic" w:eastAsia="MS Gothic" w:hAnsi="MS Gothic" w:hint="eastAsia"/>
              <w:sz w:val="24"/>
              <w:szCs w:val="24"/>
            </w:rPr>
            <w:t>☐</w:t>
          </w:r>
        </w:sdtContent>
      </w:sdt>
      <w:r w:rsidR="001124A0">
        <w:rPr>
          <w:rFonts w:eastAsia="Calibri" w:cs="Arial"/>
          <w:color w:val="auto"/>
          <w:szCs w:val="22"/>
        </w:rPr>
        <w:t xml:space="preserve"> </w:t>
      </w:r>
      <w:r w:rsidR="00EF79A8" w:rsidRPr="00B11271">
        <w:rPr>
          <w:rFonts w:eastAsia="Calibri" w:cs="Arial"/>
          <w:color w:val="auto"/>
          <w:szCs w:val="22"/>
        </w:rPr>
        <w:t>Si, en este caso detallar</w:t>
      </w:r>
      <w:r w:rsidR="00A33EFA">
        <w:rPr>
          <w:rFonts w:eastAsia="Calibri" w:cs="Arial"/>
          <w:color w:val="auto"/>
          <w:szCs w:val="22"/>
        </w:rPr>
        <w:t xml:space="preserve"> número de personas contratadas</w:t>
      </w:r>
      <w:r w:rsidR="00EF79A8" w:rsidRPr="00B11271">
        <w:rPr>
          <w:rFonts w:eastAsia="Calibri" w:cs="Arial"/>
          <w:color w:val="auto"/>
          <w:szCs w:val="22"/>
        </w:rPr>
        <w:t>:</w:t>
      </w:r>
    </w:p>
    <w:p w14:paraId="79E55340" w14:textId="1A974022" w:rsidR="00C94F52" w:rsidRDefault="00C94F52" w:rsidP="00C94F52">
      <w:pPr>
        <w:suppressAutoHyphens/>
        <w:rPr>
          <w:rFonts w:eastAsia="Times New Roman" w:cs="Arial"/>
          <w:color w:val="auto"/>
          <w:szCs w:val="22"/>
          <w:u w:val="single"/>
          <w:lang w:eastAsia="es-ES"/>
        </w:rPr>
      </w:pPr>
      <w:r>
        <w:rPr>
          <w:rFonts w:eastAsia="Times New Roman" w:cs="Arial"/>
          <w:color w:val="auto"/>
          <w:szCs w:val="22"/>
          <w:u w:val="single"/>
          <w:lang w:eastAsia="es-ES"/>
        </w:rPr>
        <w:t>MEDIOS MATERIALES</w:t>
      </w:r>
    </w:p>
    <w:p w14:paraId="01FF8DFB" w14:textId="77777777" w:rsidR="00360103" w:rsidRPr="0066451A" w:rsidRDefault="00360103" w:rsidP="00360103">
      <w:pPr>
        <w:suppressAutoHyphens/>
        <w:rPr>
          <w:rFonts w:eastAsia="Times New Roman" w:cs="Arial"/>
          <w:color w:val="A6A6A6"/>
          <w:lang w:eastAsia="es-ES"/>
        </w:rPr>
      </w:pPr>
      <w:r w:rsidRPr="0066451A">
        <w:rPr>
          <w:rFonts w:eastAsia="Times New Roman" w:cs="Arial"/>
          <w:color w:val="A6A6A6"/>
          <w:lang w:eastAsia="es-ES"/>
        </w:rPr>
        <w:t>Deberán detallarse los medios (físicos y virtuales) de los que dispone la entidad solicitante para la realización de la actividad demostrativa. En caso de que se contraten/subcontraten una o varias tareas, los medios de los que dispone la entidad contratada/subcontratada para la realización de la actividad demostrativa</w:t>
      </w:r>
    </w:p>
    <w:p w14:paraId="43F6756E" w14:textId="77777777" w:rsidR="00360103" w:rsidRPr="0066451A" w:rsidRDefault="00360103" w:rsidP="00360103">
      <w:pPr>
        <w:suppressAutoHyphens/>
        <w:autoSpaceDN w:val="0"/>
        <w:spacing w:line="240" w:lineRule="auto"/>
        <w:contextualSpacing/>
        <w:textAlignment w:val="baseline"/>
        <w:rPr>
          <w:rFonts w:eastAsia="Times New Roman" w:cs="Arial"/>
          <w:lang w:eastAsia="es-ES"/>
        </w:rPr>
      </w:pPr>
    </w:p>
    <w:tbl>
      <w:tblPr>
        <w:tblStyle w:val="TableNormal"/>
        <w:tblpPr w:leftFromText="141" w:rightFromText="141" w:vertAnchor="text" w:horzAnchor="page" w:tblpXSpec="center" w:tblpY="-7"/>
        <w:tblW w:w="9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4678"/>
        <w:gridCol w:w="1134"/>
        <w:gridCol w:w="1892"/>
      </w:tblGrid>
      <w:tr w:rsidR="00360103" w14:paraId="43065B90" w14:textId="77777777" w:rsidTr="00360103">
        <w:trPr>
          <w:trHeight w:val="429"/>
        </w:trPr>
        <w:tc>
          <w:tcPr>
            <w:tcW w:w="1701"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vAlign w:val="center"/>
          </w:tcPr>
          <w:p w14:paraId="61C17091" w14:textId="77777777" w:rsidR="00360103" w:rsidRDefault="00360103" w:rsidP="00360103">
            <w:pPr>
              <w:pStyle w:val="TableParagraph"/>
              <w:ind w:left="171" w:right="496"/>
              <w:jc w:val="center"/>
              <w:rPr>
                <w:rFonts w:ascii="Calibri" w:hAnsi="Calibri"/>
                <w:b/>
              </w:rPr>
            </w:pPr>
            <w:r>
              <w:rPr>
                <w:rFonts w:ascii="Calibri" w:hAnsi="Calibri"/>
                <w:b/>
                <w:spacing w:val="-2"/>
              </w:rPr>
              <w:t xml:space="preserve">TIPO </w:t>
            </w:r>
          </w:p>
        </w:tc>
        <w:tc>
          <w:tcPr>
            <w:tcW w:w="4678" w:type="dxa"/>
            <w:tcBorders>
              <w:top w:val="single" w:sz="4" w:space="0" w:color="000000"/>
              <w:left w:val="single" w:sz="4" w:space="0" w:color="auto"/>
              <w:bottom w:val="single" w:sz="4" w:space="0" w:color="000000"/>
              <w:right w:val="single" w:sz="4" w:space="0" w:color="000000"/>
            </w:tcBorders>
            <w:shd w:val="clear" w:color="auto" w:fill="BFBFBF" w:themeFill="background1" w:themeFillShade="BF"/>
            <w:vAlign w:val="center"/>
          </w:tcPr>
          <w:p w14:paraId="550859B8" w14:textId="77777777" w:rsidR="00360103" w:rsidRDefault="00360103" w:rsidP="00360103">
            <w:pPr>
              <w:pStyle w:val="TableParagraph"/>
              <w:ind w:left="171" w:right="496"/>
              <w:jc w:val="center"/>
              <w:rPr>
                <w:rFonts w:ascii="Calibri" w:hAnsi="Calibri"/>
                <w:b/>
              </w:rPr>
            </w:pPr>
            <w:r>
              <w:rPr>
                <w:rFonts w:ascii="Calibri" w:hAnsi="Calibri"/>
                <w:b/>
                <w:spacing w:val="-2"/>
              </w:rPr>
              <w:t>DESCRIPCIÓN Y ACTIVIDADES</w:t>
            </w:r>
          </w:p>
        </w:tc>
        <w:tc>
          <w:tcPr>
            <w:tcW w:w="113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C66C907" w14:textId="77777777" w:rsidR="00360103" w:rsidRDefault="00360103" w:rsidP="00360103">
            <w:pPr>
              <w:pStyle w:val="TableParagraph"/>
              <w:ind w:left="-23"/>
              <w:jc w:val="center"/>
              <w:rPr>
                <w:rFonts w:ascii="Calibri" w:hAnsi="Calibri"/>
                <w:b/>
              </w:rPr>
            </w:pPr>
            <w:r>
              <w:rPr>
                <w:rFonts w:ascii="Calibri" w:hAnsi="Calibri"/>
                <w:b/>
              </w:rPr>
              <w:t>Nº</w:t>
            </w:r>
            <w:r>
              <w:rPr>
                <w:rFonts w:ascii="Calibri" w:hAnsi="Calibri"/>
                <w:b/>
                <w:spacing w:val="-5"/>
              </w:rPr>
              <w:t xml:space="preserve"> </w:t>
            </w:r>
            <w:r>
              <w:rPr>
                <w:rFonts w:ascii="Calibri" w:hAnsi="Calibri"/>
                <w:b/>
                <w:spacing w:val="-2"/>
              </w:rPr>
              <w:t>UNIDADES</w:t>
            </w:r>
          </w:p>
        </w:tc>
        <w:tc>
          <w:tcPr>
            <w:tcW w:w="189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E3ADB92" w14:textId="77777777" w:rsidR="00360103" w:rsidRDefault="00360103" w:rsidP="00360103">
            <w:pPr>
              <w:pStyle w:val="TableParagraph"/>
              <w:ind w:left="80"/>
              <w:jc w:val="center"/>
              <w:rPr>
                <w:rFonts w:ascii="Calibri" w:hAnsi="Calibri"/>
                <w:b/>
              </w:rPr>
            </w:pPr>
            <w:r>
              <w:rPr>
                <w:rFonts w:ascii="Calibri" w:hAnsi="Calibri"/>
                <w:b/>
                <w:color w:val="000000"/>
                <w:spacing w:val="-2"/>
              </w:rPr>
              <w:t xml:space="preserve">JUSTIFICACIÓN </w:t>
            </w:r>
          </w:p>
        </w:tc>
      </w:tr>
      <w:tr w:rsidR="00360103" w14:paraId="1EA3443A" w14:textId="77777777" w:rsidTr="00360103">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65F36FE3" w14:textId="77777777" w:rsidR="00360103" w:rsidRDefault="00360103" w:rsidP="00360103">
            <w:pPr>
              <w:pStyle w:val="TableParagraph"/>
              <w:ind w:left="117"/>
              <w:rPr>
                <w:rFonts w:ascii="Calibri"/>
              </w:rPr>
            </w:pPr>
            <w:r>
              <w:rPr>
                <w:rFonts w:ascii="Calibri"/>
                <w:spacing w:val="-5"/>
              </w:rPr>
              <w:t>1.</w:t>
            </w:r>
          </w:p>
        </w:tc>
        <w:tc>
          <w:tcPr>
            <w:tcW w:w="4678" w:type="dxa"/>
            <w:tcBorders>
              <w:top w:val="single" w:sz="4" w:space="0" w:color="000000"/>
              <w:left w:val="single" w:sz="4" w:space="0" w:color="auto"/>
              <w:bottom w:val="single" w:sz="4" w:space="0" w:color="000000"/>
              <w:right w:val="single" w:sz="4" w:space="0" w:color="000000"/>
            </w:tcBorders>
            <w:vAlign w:val="center"/>
          </w:tcPr>
          <w:p w14:paraId="471849BB"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9D164DA"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116B179" w14:textId="77777777" w:rsidR="00360103" w:rsidRDefault="00360103" w:rsidP="00360103">
            <w:pPr>
              <w:pStyle w:val="TableParagraph"/>
              <w:rPr>
                <w:rFonts w:ascii="Times New Roman"/>
                <w:sz w:val="20"/>
              </w:rPr>
            </w:pPr>
          </w:p>
        </w:tc>
      </w:tr>
      <w:tr w:rsidR="00360103" w14:paraId="2A491872" w14:textId="77777777" w:rsidTr="00360103">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787D33AB" w14:textId="77777777" w:rsidR="00360103" w:rsidRDefault="00360103" w:rsidP="00360103">
            <w:pPr>
              <w:pStyle w:val="TableParagraph"/>
              <w:ind w:left="117"/>
              <w:rPr>
                <w:rFonts w:ascii="Calibri"/>
              </w:rPr>
            </w:pPr>
            <w:r>
              <w:rPr>
                <w:rFonts w:ascii="Calibri"/>
                <w:spacing w:val="-5"/>
              </w:rPr>
              <w:t>2.</w:t>
            </w:r>
          </w:p>
        </w:tc>
        <w:tc>
          <w:tcPr>
            <w:tcW w:w="4678" w:type="dxa"/>
            <w:tcBorders>
              <w:top w:val="single" w:sz="4" w:space="0" w:color="000000"/>
              <w:left w:val="single" w:sz="4" w:space="0" w:color="auto"/>
              <w:bottom w:val="single" w:sz="4" w:space="0" w:color="000000"/>
              <w:right w:val="single" w:sz="4" w:space="0" w:color="000000"/>
            </w:tcBorders>
            <w:vAlign w:val="center"/>
          </w:tcPr>
          <w:p w14:paraId="763415B6"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731EB37"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61197FCF" w14:textId="77777777" w:rsidR="00360103" w:rsidRDefault="00360103" w:rsidP="00360103">
            <w:pPr>
              <w:pStyle w:val="TableParagraph"/>
              <w:rPr>
                <w:rFonts w:ascii="Times New Roman"/>
                <w:sz w:val="20"/>
              </w:rPr>
            </w:pPr>
          </w:p>
        </w:tc>
      </w:tr>
      <w:tr w:rsidR="00360103" w14:paraId="1CB13529" w14:textId="77777777" w:rsidTr="00360103">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513B84A3" w14:textId="77777777" w:rsidR="00360103" w:rsidRDefault="00360103" w:rsidP="00360103">
            <w:pPr>
              <w:pStyle w:val="TableParagraph"/>
              <w:ind w:left="117"/>
              <w:rPr>
                <w:rFonts w:ascii="Calibri"/>
              </w:rPr>
            </w:pPr>
            <w:r>
              <w:rPr>
                <w:rFonts w:ascii="Calibri"/>
                <w:spacing w:val="-5"/>
              </w:rPr>
              <w:t>3.</w:t>
            </w:r>
          </w:p>
        </w:tc>
        <w:tc>
          <w:tcPr>
            <w:tcW w:w="4678" w:type="dxa"/>
            <w:tcBorders>
              <w:top w:val="single" w:sz="4" w:space="0" w:color="000000"/>
              <w:left w:val="single" w:sz="4" w:space="0" w:color="auto"/>
              <w:bottom w:val="single" w:sz="4" w:space="0" w:color="000000"/>
              <w:right w:val="single" w:sz="4" w:space="0" w:color="000000"/>
            </w:tcBorders>
            <w:vAlign w:val="center"/>
          </w:tcPr>
          <w:p w14:paraId="735C3608"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391C26C"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79DC8A43" w14:textId="77777777" w:rsidR="00360103" w:rsidRDefault="00360103" w:rsidP="00360103">
            <w:pPr>
              <w:pStyle w:val="TableParagraph"/>
              <w:rPr>
                <w:rFonts w:ascii="Times New Roman"/>
                <w:sz w:val="20"/>
              </w:rPr>
            </w:pPr>
          </w:p>
        </w:tc>
      </w:tr>
      <w:tr w:rsidR="00360103" w14:paraId="2EC402AB" w14:textId="77777777" w:rsidTr="00360103">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55513372" w14:textId="77777777" w:rsidR="00360103" w:rsidRDefault="00360103" w:rsidP="00360103">
            <w:pPr>
              <w:pStyle w:val="TableParagraph"/>
              <w:ind w:left="117"/>
              <w:rPr>
                <w:rFonts w:ascii="Calibri"/>
              </w:rPr>
            </w:pPr>
            <w:r>
              <w:rPr>
                <w:rFonts w:ascii="Calibri"/>
                <w:spacing w:val="-5"/>
              </w:rPr>
              <w:t>4.</w:t>
            </w:r>
          </w:p>
        </w:tc>
        <w:tc>
          <w:tcPr>
            <w:tcW w:w="4678" w:type="dxa"/>
            <w:tcBorders>
              <w:top w:val="single" w:sz="4" w:space="0" w:color="000000"/>
              <w:left w:val="single" w:sz="4" w:space="0" w:color="auto"/>
              <w:bottom w:val="single" w:sz="4" w:space="0" w:color="000000"/>
              <w:right w:val="single" w:sz="4" w:space="0" w:color="000000"/>
            </w:tcBorders>
            <w:vAlign w:val="center"/>
          </w:tcPr>
          <w:p w14:paraId="272F762E"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2D58D6A"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359EF905" w14:textId="77777777" w:rsidR="00360103" w:rsidRDefault="00360103" w:rsidP="00360103">
            <w:pPr>
              <w:pStyle w:val="TableParagraph"/>
              <w:rPr>
                <w:rFonts w:ascii="Times New Roman"/>
                <w:sz w:val="20"/>
              </w:rPr>
            </w:pPr>
          </w:p>
        </w:tc>
      </w:tr>
      <w:tr w:rsidR="00360103" w14:paraId="01E71582" w14:textId="77777777" w:rsidTr="00360103">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30A72966" w14:textId="77777777" w:rsidR="00360103" w:rsidRDefault="00360103" w:rsidP="00360103">
            <w:pPr>
              <w:pStyle w:val="TableParagraph"/>
              <w:ind w:left="117"/>
              <w:rPr>
                <w:rFonts w:ascii="Calibri"/>
              </w:rPr>
            </w:pPr>
            <w:r>
              <w:rPr>
                <w:rFonts w:ascii="Calibri"/>
                <w:spacing w:val="-5"/>
              </w:rPr>
              <w:t>5.</w:t>
            </w:r>
          </w:p>
        </w:tc>
        <w:tc>
          <w:tcPr>
            <w:tcW w:w="4678" w:type="dxa"/>
            <w:tcBorders>
              <w:top w:val="single" w:sz="4" w:space="0" w:color="000000"/>
              <w:left w:val="single" w:sz="4" w:space="0" w:color="auto"/>
              <w:bottom w:val="single" w:sz="4" w:space="0" w:color="000000"/>
              <w:right w:val="single" w:sz="4" w:space="0" w:color="000000"/>
            </w:tcBorders>
            <w:vAlign w:val="center"/>
          </w:tcPr>
          <w:p w14:paraId="17EBE847"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03AA470"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74C342D0" w14:textId="77777777" w:rsidR="00360103" w:rsidRDefault="00360103" w:rsidP="00360103">
            <w:pPr>
              <w:pStyle w:val="TableParagraph"/>
              <w:rPr>
                <w:rFonts w:ascii="Times New Roman"/>
                <w:sz w:val="20"/>
              </w:rPr>
            </w:pPr>
          </w:p>
        </w:tc>
      </w:tr>
      <w:tr w:rsidR="00360103" w14:paraId="3C51E6EF" w14:textId="77777777" w:rsidTr="00360103">
        <w:trPr>
          <w:trHeight w:val="262"/>
        </w:trPr>
        <w:tc>
          <w:tcPr>
            <w:tcW w:w="1701" w:type="dxa"/>
            <w:tcBorders>
              <w:top w:val="single" w:sz="4" w:space="0" w:color="000000"/>
              <w:left w:val="single" w:sz="4" w:space="0" w:color="000000"/>
              <w:bottom w:val="single" w:sz="4" w:space="0" w:color="000000"/>
              <w:right w:val="single" w:sz="4" w:space="0" w:color="auto"/>
            </w:tcBorders>
            <w:vAlign w:val="center"/>
          </w:tcPr>
          <w:p w14:paraId="1930DE17" w14:textId="77777777" w:rsidR="00360103" w:rsidRDefault="00360103" w:rsidP="00360103">
            <w:pPr>
              <w:pStyle w:val="TableParagraph"/>
              <w:ind w:left="117"/>
              <w:rPr>
                <w:rFonts w:ascii="Calibri"/>
              </w:rPr>
            </w:pPr>
            <w:r>
              <w:rPr>
                <w:rFonts w:ascii="Calibri"/>
                <w:spacing w:val="-5"/>
              </w:rPr>
              <w:t>6.</w:t>
            </w:r>
          </w:p>
        </w:tc>
        <w:tc>
          <w:tcPr>
            <w:tcW w:w="4678" w:type="dxa"/>
            <w:tcBorders>
              <w:top w:val="single" w:sz="4" w:space="0" w:color="000000"/>
              <w:left w:val="single" w:sz="4" w:space="0" w:color="auto"/>
              <w:bottom w:val="single" w:sz="4" w:space="0" w:color="000000"/>
              <w:right w:val="single" w:sz="4" w:space="0" w:color="000000"/>
            </w:tcBorders>
            <w:vAlign w:val="center"/>
          </w:tcPr>
          <w:p w14:paraId="02C4E53D"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69B0736"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14708959" w14:textId="77777777" w:rsidR="00360103" w:rsidRDefault="00360103" w:rsidP="00360103">
            <w:pPr>
              <w:pStyle w:val="TableParagraph"/>
              <w:rPr>
                <w:rFonts w:ascii="Times New Roman"/>
                <w:sz w:val="20"/>
              </w:rPr>
            </w:pPr>
          </w:p>
        </w:tc>
      </w:tr>
      <w:tr w:rsidR="00360103" w14:paraId="794A9683" w14:textId="77777777" w:rsidTr="00360103">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D15433B" w14:textId="77777777" w:rsidR="00360103" w:rsidRDefault="00360103" w:rsidP="00360103">
            <w:pPr>
              <w:pStyle w:val="TableParagraph"/>
              <w:ind w:left="117"/>
              <w:rPr>
                <w:rFonts w:ascii="Calibri"/>
              </w:rPr>
            </w:pPr>
            <w:r>
              <w:rPr>
                <w:rFonts w:ascii="Calibri"/>
                <w:spacing w:val="-5"/>
              </w:rPr>
              <w:t>7.</w:t>
            </w:r>
          </w:p>
        </w:tc>
        <w:tc>
          <w:tcPr>
            <w:tcW w:w="4678" w:type="dxa"/>
            <w:tcBorders>
              <w:top w:val="single" w:sz="4" w:space="0" w:color="000000"/>
              <w:left w:val="single" w:sz="4" w:space="0" w:color="auto"/>
              <w:bottom w:val="single" w:sz="4" w:space="0" w:color="000000"/>
              <w:right w:val="single" w:sz="4" w:space="0" w:color="000000"/>
            </w:tcBorders>
            <w:vAlign w:val="center"/>
          </w:tcPr>
          <w:p w14:paraId="23C0F132"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BF1DEEF"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9025383" w14:textId="77777777" w:rsidR="00360103" w:rsidRDefault="00360103" w:rsidP="00360103">
            <w:pPr>
              <w:pStyle w:val="TableParagraph"/>
              <w:rPr>
                <w:rFonts w:ascii="Times New Roman"/>
                <w:sz w:val="20"/>
              </w:rPr>
            </w:pPr>
          </w:p>
        </w:tc>
      </w:tr>
      <w:tr w:rsidR="00360103" w14:paraId="5749DEFE" w14:textId="77777777" w:rsidTr="00360103">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3D7D1C32" w14:textId="77777777" w:rsidR="00360103" w:rsidRDefault="00360103" w:rsidP="00360103">
            <w:pPr>
              <w:pStyle w:val="TableParagraph"/>
              <w:ind w:left="117"/>
              <w:rPr>
                <w:rFonts w:ascii="Calibri"/>
              </w:rPr>
            </w:pPr>
            <w:r>
              <w:rPr>
                <w:rFonts w:ascii="Calibri"/>
                <w:spacing w:val="-5"/>
              </w:rPr>
              <w:t>8.</w:t>
            </w:r>
          </w:p>
        </w:tc>
        <w:tc>
          <w:tcPr>
            <w:tcW w:w="4678" w:type="dxa"/>
            <w:tcBorders>
              <w:top w:val="single" w:sz="4" w:space="0" w:color="000000"/>
              <w:left w:val="single" w:sz="4" w:space="0" w:color="auto"/>
              <w:bottom w:val="single" w:sz="4" w:space="0" w:color="000000"/>
              <w:right w:val="single" w:sz="4" w:space="0" w:color="000000"/>
            </w:tcBorders>
            <w:vAlign w:val="center"/>
          </w:tcPr>
          <w:p w14:paraId="03AF86B4" w14:textId="77777777" w:rsidR="00360103" w:rsidRDefault="00360103" w:rsidP="00360103">
            <w:pPr>
              <w:pStyle w:val="TableParagraph"/>
              <w:rPr>
                <w:rFonts w:ascii="Calibri"/>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FCF6760" w14:textId="77777777" w:rsidR="00360103" w:rsidRDefault="00360103" w:rsidP="00360103">
            <w:pPr>
              <w:pStyle w:val="TableParagraph"/>
              <w:rPr>
                <w:rFonts w:ascii="Times New Roman"/>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52BDD2B9" w14:textId="77777777" w:rsidR="00360103" w:rsidRDefault="00360103" w:rsidP="00360103">
            <w:pPr>
              <w:pStyle w:val="TableParagraph"/>
              <w:rPr>
                <w:rFonts w:ascii="Times New Roman"/>
                <w:sz w:val="20"/>
              </w:rPr>
            </w:pPr>
          </w:p>
        </w:tc>
      </w:tr>
    </w:tbl>
    <w:p w14:paraId="37842215" w14:textId="77777777" w:rsidR="00360103" w:rsidRPr="00C94F52" w:rsidRDefault="00360103" w:rsidP="00C94F52">
      <w:pPr>
        <w:suppressAutoHyphens/>
        <w:rPr>
          <w:rFonts w:eastAsia="Times New Roman" w:cs="Arial"/>
          <w:color w:val="auto"/>
          <w:szCs w:val="22"/>
          <w:u w:val="single"/>
          <w:lang w:eastAsia="es-ES"/>
        </w:rPr>
      </w:pPr>
    </w:p>
    <w:p w14:paraId="3077395B" w14:textId="77777777" w:rsidR="00360103" w:rsidRPr="0066451A" w:rsidRDefault="00360103" w:rsidP="00360103">
      <w:pPr>
        <w:numPr>
          <w:ilvl w:val="0"/>
          <w:numId w:val="6"/>
        </w:numPr>
        <w:spacing w:line="240" w:lineRule="auto"/>
        <w:ind w:left="284" w:hanging="284"/>
        <w:contextualSpacing/>
        <w:rPr>
          <w:rFonts w:eastAsia="Calibri" w:cs="Arial"/>
          <w:shd w:val="clear" w:color="auto" w:fill="FFFFFF"/>
        </w:rPr>
      </w:pPr>
      <w:r w:rsidRPr="0066451A">
        <w:rPr>
          <w:rFonts w:eastAsia="Calibri" w:cs="Arial"/>
          <w:shd w:val="clear" w:color="auto" w:fill="FFFFFF"/>
        </w:rPr>
        <w:t xml:space="preserve">Previsión de construcción, adquisición (incluido el arrendamiento financiero) o mejora de los bienes inmuebles y de compra o arrendamiento con opción a compra de nueva maquinaria o equipo:  </w:t>
      </w:r>
    </w:p>
    <w:p w14:paraId="68E0296E" w14:textId="77777777" w:rsidR="00360103" w:rsidRPr="0066451A" w:rsidRDefault="003C01EA" w:rsidP="00360103">
      <w:pPr>
        <w:spacing w:after="0" w:line="240" w:lineRule="auto"/>
        <w:ind w:left="720" w:hanging="11"/>
        <w:rPr>
          <w:rFonts w:eastAsia="Calibri" w:cs="Times New Roman"/>
        </w:rPr>
      </w:pPr>
      <w:sdt>
        <w:sdtPr>
          <w:rPr>
            <w:rFonts w:eastAsia="Times New Roman" w:cs="Times New Roman"/>
            <w:color w:val="0D0D0D"/>
            <w:sz w:val="24"/>
            <w:szCs w:val="24"/>
          </w:rPr>
          <w:id w:val="1134690607"/>
          <w14:checkbox>
            <w14:checked w14:val="0"/>
            <w14:checkedState w14:val="2612" w14:font="MS Gothic"/>
            <w14:uncheckedState w14:val="2610" w14:font="MS Gothic"/>
          </w14:checkbox>
        </w:sdtPr>
        <w:sdtEndPr/>
        <w:sdtContent>
          <w:r w:rsidR="00360103" w:rsidRPr="0066451A">
            <w:rPr>
              <w:rFonts w:ascii="Segoe UI Symbol" w:eastAsia="Times New Roman" w:hAnsi="Segoe UI Symbol" w:cs="Segoe UI Symbol"/>
              <w:color w:val="0D0D0D"/>
              <w:sz w:val="24"/>
              <w:szCs w:val="24"/>
            </w:rPr>
            <w:t>☐</w:t>
          </w:r>
        </w:sdtContent>
      </w:sdt>
      <w:r w:rsidR="00360103" w:rsidRPr="0066451A">
        <w:rPr>
          <w:rFonts w:eastAsia="Calibri" w:cs="Arial"/>
        </w:rPr>
        <w:t xml:space="preserve"> </w:t>
      </w:r>
      <w:r w:rsidR="00360103" w:rsidRPr="0066451A">
        <w:rPr>
          <w:rFonts w:eastAsia="Calibri" w:cs="Times New Roman"/>
        </w:rPr>
        <w:t>No.</w:t>
      </w:r>
    </w:p>
    <w:p w14:paraId="7AA244D6" w14:textId="77777777" w:rsidR="00360103" w:rsidRPr="0066451A" w:rsidRDefault="003C01EA" w:rsidP="00360103">
      <w:pPr>
        <w:spacing w:after="0" w:line="240" w:lineRule="auto"/>
        <w:ind w:left="993" w:hanging="284"/>
        <w:rPr>
          <w:rFonts w:eastAsia="Calibri" w:cs="Arial"/>
        </w:rPr>
      </w:pPr>
      <w:sdt>
        <w:sdtPr>
          <w:rPr>
            <w:rFonts w:eastAsia="Times New Roman" w:cs="Times New Roman"/>
            <w:color w:val="0D0D0D"/>
            <w:sz w:val="24"/>
            <w:szCs w:val="24"/>
          </w:rPr>
          <w:id w:val="-1155224664"/>
          <w14:checkbox>
            <w14:checked w14:val="0"/>
            <w14:checkedState w14:val="2612" w14:font="MS Gothic"/>
            <w14:uncheckedState w14:val="2610" w14:font="MS Gothic"/>
          </w14:checkbox>
        </w:sdtPr>
        <w:sdtEndPr/>
        <w:sdtContent>
          <w:r w:rsidR="00360103" w:rsidRPr="0066451A">
            <w:rPr>
              <w:rFonts w:ascii="Segoe UI Symbol" w:eastAsia="Times New Roman" w:hAnsi="Segoe UI Symbol" w:cs="Segoe UI Symbol"/>
              <w:color w:val="0D0D0D"/>
              <w:sz w:val="24"/>
              <w:szCs w:val="24"/>
            </w:rPr>
            <w:t>☐</w:t>
          </w:r>
        </w:sdtContent>
      </w:sdt>
      <w:r w:rsidR="00360103" w:rsidRPr="0066451A">
        <w:rPr>
          <w:rFonts w:eastAsia="Calibri" w:cs="Arial"/>
        </w:rPr>
        <w:t xml:space="preserve"> Si, en este caso detallar en el siguiente cuadro:</w:t>
      </w:r>
    </w:p>
    <w:p w14:paraId="3E37CAD1"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Tipo (instalación, edificación, maquinaria, equipo).</w:t>
      </w:r>
    </w:p>
    <w:p w14:paraId="7D6C7E2D"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Descripción uso (con referencia a la/s actividad/es en la/s que se usará):</w:t>
      </w:r>
    </w:p>
    <w:p w14:paraId="677838DF" w14:textId="77777777" w:rsidR="00DD5246"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Nº.</w:t>
      </w:r>
    </w:p>
    <w:p w14:paraId="74BF86A7" w14:textId="41A15E4C" w:rsidR="00360103" w:rsidRDefault="00DD5246"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J</w:t>
      </w:r>
      <w:r w:rsidR="00360103" w:rsidRPr="00DD5246">
        <w:rPr>
          <w:rFonts w:eastAsia="Times New Roman" w:cs="Arial"/>
          <w:lang w:eastAsia="es-ES"/>
        </w:rPr>
        <w:t>ustificación de la necesidad.</w:t>
      </w:r>
    </w:p>
    <w:p w14:paraId="66AB6C5D" w14:textId="77777777" w:rsidR="00DD5246" w:rsidRPr="00DD5246" w:rsidRDefault="00DD5246" w:rsidP="00DD5246">
      <w:pPr>
        <w:suppressAutoHyphens/>
        <w:autoSpaceDN w:val="0"/>
        <w:spacing w:line="240" w:lineRule="auto"/>
        <w:ind w:left="1276"/>
        <w:contextualSpacing/>
        <w:textAlignment w:val="baseline"/>
        <w:rPr>
          <w:rFonts w:eastAsia="Times New Roman" w:cs="Arial"/>
          <w:lang w:eastAsia="es-ES"/>
        </w:rPr>
      </w:pPr>
    </w:p>
    <w:p w14:paraId="729DB5FE" w14:textId="77777777" w:rsidR="00360103" w:rsidRPr="0066451A" w:rsidRDefault="00360103" w:rsidP="00360103">
      <w:pPr>
        <w:numPr>
          <w:ilvl w:val="0"/>
          <w:numId w:val="6"/>
        </w:numPr>
        <w:spacing w:after="200" w:line="240" w:lineRule="auto"/>
        <w:ind w:left="284" w:hanging="284"/>
        <w:contextualSpacing/>
        <w:rPr>
          <w:rFonts w:eastAsia="Calibri" w:cs="Arial"/>
          <w:shd w:val="clear" w:color="auto" w:fill="FFFFFF"/>
        </w:rPr>
      </w:pPr>
      <w:r w:rsidRPr="0066451A">
        <w:rPr>
          <w:rFonts w:eastAsia="Calibri" w:cs="Arial"/>
          <w:shd w:val="clear" w:color="auto" w:fill="FFFFFF"/>
        </w:rPr>
        <w:t xml:space="preserve">Previsión de alquiler de instalaciones, edificaciones, maquinaria, equipos (se exceptúan los medios TIC, incluidos en el apartado 5 del bloque 3. Memoria general): </w:t>
      </w:r>
    </w:p>
    <w:p w14:paraId="275BBEE5" w14:textId="77777777" w:rsidR="00360103" w:rsidRPr="0066451A" w:rsidRDefault="003C01EA" w:rsidP="00360103">
      <w:pPr>
        <w:spacing w:after="0" w:line="240" w:lineRule="auto"/>
        <w:ind w:left="720" w:hanging="11"/>
        <w:rPr>
          <w:rFonts w:eastAsia="Calibri" w:cs="Times New Roman"/>
        </w:rPr>
      </w:pPr>
      <w:sdt>
        <w:sdtPr>
          <w:rPr>
            <w:rFonts w:eastAsia="Times New Roman" w:cs="Times New Roman"/>
            <w:color w:val="0D0D0D"/>
            <w:sz w:val="24"/>
            <w:szCs w:val="24"/>
          </w:rPr>
          <w:id w:val="-1491165647"/>
          <w14:checkbox>
            <w14:checked w14:val="0"/>
            <w14:checkedState w14:val="2612" w14:font="MS Gothic"/>
            <w14:uncheckedState w14:val="2610" w14:font="MS Gothic"/>
          </w14:checkbox>
        </w:sdtPr>
        <w:sdtEndPr/>
        <w:sdtContent>
          <w:r w:rsidR="00360103" w:rsidRPr="0066451A">
            <w:rPr>
              <w:rFonts w:ascii="Segoe UI Symbol" w:eastAsia="Times New Roman" w:hAnsi="Segoe UI Symbol" w:cs="Segoe UI Symbol"/>
              <w:color w:val="0D0D0D"/>
              <w:sz w:val="24"/>
              <w:szCs w:val="24"/>
            </w:rPr>
            <w:t>☐</w:t>
          </w:r>
        </w:sdtContent>
      </w:sdt>
      <w:r w:rsidR="00360103" w:rsidRPr="0066451A">
        <w:rPr>
          <w:rFonts w:eastAsia="Calibri" w:cs="Arial"/>
        </w:rPr>
        <w:t xml:space="preserve"> </w:t>
      </w:r>
      <w:r w:rsidR="00360103" w:rsidRPr="0066451A">
        <w:rPr>
          <w:rFonts w:eastAsia="Calibri" w:cs="Times New Roman"/>
        </w:rPr>
        <w:t>No.</w:t>
      </w:r>
    </w:p>
    <w:p w14:paraId="05B72725" w14:textId="77777777" w:rsidR="00360103" w:rsidRPr="0066451A" w:rsidRDefault="003C01EA" w:rsidP="00360103">
      <w:pPr>
        <w:spacing w:after="0" w:line="240" w:lineRule="auto"/>
        <w:ind w:left="993" w:hanging="284"/>
        <w:rPr>
          <w:rFonts w:eastAsia="Calibri" w:cs="Arial"/>
        </w:rPr>
      </w:pPr>
      <w:sdt>
        <w:sdtPr>
          <w:rPr>
            <w:rFonts w:eastAsia="Times New Roman" w:cs="Times New Roman"/>
            <w:color w:val="0D0D0D"/>
            <w:sz w:val="24"/>
            <w:szCs w:val="24"/>
          </w:rPr>
          <w:id w:val="732743554"/>
          <w14:checkbox>
            <w14:checked w14:val="0"/>
            <w14:checkedState w14:val="2612" w14:font="MS Gothic"/>
            <w14:uncheckedState w14:val="2610" w14:font="MS Gothic"/>
          </w14:checkbox>
        </w:sdtPr>
        <w:sdtEndPr/>
        <w:sdtContent>
          <w:r w:rsidR="00360103" w:rsidRPr="0066451A">
            <w:rPr>
              <w:rFonts w:ascii="Segoe UI Symbol" w:eastAsia="Times New Roman" w:hAnsi="Segoe UI Symbol" w:cs="Segoe UI Symbol"/>
              <w:color w:val="0D0D0D"/>
              <w:sz w:val="24"/>
              <w:szCs w:val="24"/>
            </w:rPr>
            <w:t>☐</w:t>
          </w:r>
        </w:sdtContent>
      </w:sdt>
      <w:r w:rsidR="00360103" w:rsidRPr="0066451A">
        <w:rPr>
          <w:rFonts w:eastAsia="Calibri" w:cs="Arial"/>
        </w:rPr>
        <w:t xml:space="preserve"> Si, en este caso detallar en el siguiente cuadro:</w:t>
      </w:r>
    </w:p>
    <w:p w14:paraId="5E6562A6"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Tipo (instalación, edificación, maquinaria, equipo).</w:t>
      </w:r>
    </w:p>
    <w:p w14:paraId="72865A96"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lastRenderedPageBreak/>
        <w:t>Descripción uso (con referencia a la/s actividad/es en la/s que se usará).</w:t>
      </w:r>
    </w:p>
    <w:p w14:paraId="274E15FE"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Nº.</w:t>
      </w:r>
    </w:p>
    <w:p w14:paraId="0AE46A5A" w14:textId="77777777" w:rsidR="00DD5246" w:rsidRDefault="00DD5246" w:rsidP="00DD5246">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J</w:t>
      </w:r>
      <w:r w:rsidRPr="00DD5246">
        <w:rPr>
          <w:rFonts w:eastAsia="Times New Roman" w:cs="Arial"/>
          <w:lang w:eastAsia="es-ES"/>
        </w:rPr>
        <w:t>ustificación de la necesidad.</w:t>
      </w:r>
    </w:p>
    <w:p w14:paraId="0040AB2E" w14:textId="77777777" w:rsidR="00DD5246" w:rsidRDefault="00DD5246" w:rsidP="00DD5246">
      <w:pPr>
        <w:spacing w:line="240" w:lineRule="auto"/>
        <w:ind w:left="284"/>
        <w:contextualSpacing/>
        <w:rPr>
          <w:rFonts w:eastAsia="Calibri" w:cs="Arial"/>
          <w:shd w:val="clear" w:color="auto" w:fill="FFFFFF"/>
        </w:rPr>
      </w:pPr>
    </w:p>
    <w:p w14:paraId="36ABB9C3" w14:textId="2783A43E" w:rsidR="00360103" w:rsidRPr="0066451A" w:rsidRDefault="00360103" w:rsidP="00360103">
      <w:pPr>
        <w:numPr>
          <w:ilvl w:val="0"/>
          <w:numId w:val="6"/>
        </w:numPr>
        <w:spacing w:line="240" w:lineRule="auto"/>
        <w:ind w:left="284" w:hanging="284"/>
        <w:contextualSpacing/>
        <w:rPr>
          <w:rFonts w:eastAsia="Calibri" w:cs="Arial"/>
          <w:shd w:val="clear" w:color="auto" w:fill="FFFFFF"/>
        </w:rPr>
      </w:pPr>
      <w:r w:rsidRPr="0066451A">
        <w:rPr>
          <w:rFonts w:eastAsia="Calibri" w:cs="Arial"/>
          <w:shd w:val="clear" w:color="auto" w:fill="FFFFFF"/>
        </w:rPr>
        <w:t xml:space="preserve">Previsión de adquisición de licencias de software: </w:t>
      </w:r>
    </w:p>
    <w:p w14:paraId="75023DC9" w14:textId="77777777" w:rsidR="00360103" w:rsidRPr="0066451A" w:rsidRDefault="003C01EA" w:rsidP="00360103">
      <w:pPr>
        <w:spacing w:line="240" w:lineRule="auto"/>
        <w:ind w:left="993" w:hanging="284"/>
        <w:contextualSpacing/>
        <w:rPr>
          <w:rFonts w:eastAsia="Calibri" w:cs="Arial"/>
        </w:rPr>
      </w:pPr>
      <w:sdt>
        <w:sdtPr>
          <w:rPr>
            <w:rFonts w:eastAsia="Times New Roman" w:cs="Times New Roman"/>
            <w:color w:val="0D0D0D"/>
            <w:sz w:val="24"/>
            <w:szCs w:val="24"/>
          </w:rPr>
          <w:id w:val="880833297"/>
          <w14:checkbox>
            <w14:checked w14:val="0"/>
            <w14:checkedState w14:val="2612" w14:font="MS Gothic"/>
            <w14:uncheckedState w14:val="2610" w14:font="MS Gothic"/>
          </w14:checkbox>
        </w:sdtPr>
        <w:sdtEndPr/>
        <w:sdtContent>
          <w:r w:rsidR="00360103" w:rsidRPr="0066451A">
            <w:rPr>
              <w:rFonts w:ascii="Segoe UI Symbol" w:eastAsia="Times New Roman" w:hAnsi="Segoe UI Symbol" w:cs="Segoe UI Symbol"/>
              <w:color w:val="0D0D0D"/>
              <w:sz w:val="24"/>
              <w:szCs w:val="24"/>
            </w:rPr>
            <w:t>☐</w:t>
          </w:r>
        </w:sdtContent>
      </w:sdt>
      <w:r w:rsidR="00360103" w:rsidRPr="0066451A">
        <w:rPr>
          <w:rFonts w:eastAsia="Calibri" w:cs="Arial"/>
        </w:rPr>
        <w:t xml:space="preserve"> No.</w:t>
      </w:r>
    </w:p>
    <w:p w14:paraId="720940F3" w14:textId="77777777" w:rsidR="00360103" w:rsidRPr="0066451A" w:rsidRDefault="003C01EA" w:rsidP="00360103">
      <w:pPr>
        <w:spacing w:line="240" w:lineRule="auto"/>
        <w:ind w:left="993" w:hanging="284"/>
        <w:contextualSpacing/>
        <w:rPr>
          <w:rFonts w:eastAsia="Calibri" w:cs="Arial"/>
        </w:rPr>
      </w:pPr>
      <w:sdt>
        <w:sdtPr>
          <w:rPr>
            <w:rFonts w:eastAsia="Times New Roman" w:cs="Times New Roman"/>
            <w:color w:val="0D0D0D"/>
            <w:sz w:val="24"/>
            <w:szCs w:val="24"/>
          </w:rPr>
          <w:id w:val="-1185754524"/>
          <w14:checkbox>
            <w14:checked w14:val="0"/>
            <w14:checkedState w14:val="2612" w14:font="MS Gothic"/>
            <w14:uncheckedState w14:val="2610" w14:font="MS Gothic"/>
          </w14:checkbox>
        </w:sdtPr>
        <w:sdtEndPr/>
        <w:sdtContent>
          <w:r w:rsidR="00360103" w:rsidRPr="0066451A">
            <w:rPr>
              <w:rFonts w:ascii="Segoe UI Symbol" w:eastAsia="Times New Roman" w:hAnsi="Segoe UI Symbol" w:cs="Segoe UI Symbol"/>
              <w:color w:val="0D0D0D"/>
              <w:sz w:val="24"/>
              <w:szCs w:val="24"/>
            </w:rPr>
            <w:t>☐</w:t>
          </w:r>
        </w:sdtContent>
      </w:sdt>
      <w:r w:rsidR="00360103" w:rsidRPr="0066451A">
        <w:rPr>
          <w:rFonts w:eastAsia="Calibri" w:cs="Arial"/>
        </w:rPr>
        <w:t xml:space="preserve"> Si, en este caso detallar en el siguiente cuadro:</w:t>
      </w:r>
    </w:p>
    <w:p w14:paraId="680DB112"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Tipo.</w:t>
      </w:r>
    </w:p>
    <w:p w14:paraId="704EF70C"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Descripción uso (con referencia a la/s actividad/es en la/s que se usará).</w:t>
      </w:r>
    </w:p>
    <w:p w14:paraId="20687CB3" w14:textId="77777777" w:rsidR="00360103" w:rsidRPr="0066451A" w:rsidRDefault="00360103" w:rsidP="00360103">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66451A">
        <w:rPr>
          <w:rFonts w:eastAsia="Times New Roman" w:cs="Arial"/>
          <w:lang w:eastAsia="es-ES"/>
        </w:rPr>
        <w:t>Nº.</w:t>
      </w:r>
    </w:p>
    <w:p w14:paraId="43830338" w14:textId="77777777" w:rsidR="00DD5246" w:rsidRDefault="00DD5246" w:rsidP="00DD5246">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J</w:t>
      </w:r>
      <w:r w:rsidRPr="00DD5246">
        <w:rPr>
          <w:rFonts w:eastAsia="Times New Roman" w:cs="Arial"/>
          <w:lang w:eastAsia="es-ES"/>
        </w:rPr>
        <w:t>ustificación de la necesidad.</w:t>
      </w:r>
    </w:p>
    <w:p w14:paraId="4042D0E4" w14:textId="77777777" w:rsidR="00014220" w:rsidRPr="00FD0A7F" w:rsidRDefault="00014220" w:rsidP="00014220">
      <w:pPr>
        <w:suppressAutoHyphens/>
        <w:autoSpaceDN w:val="0"/>
        <w:spacing w:before="0" w:line="240" w:lineRule="auto"/>
        <w:contextualSpacing/>
        <w:jc w:val="left"/>
        <w:textAlignment w:val="baseline"/>
        <w:rPr>
          <w:rFonts w:eastAsia="Times New Roman" w:cs="Arial"/>
          <w:color w:val="auto"/>
          <w:szCs w:val="22"/>
          <w:lang w:eastAsia="es-ES"/>
        </w:rPr>
      </w:pPr>
    </w:p>
    <w:tbl>
      <w:tblPr>
        <w:tblStyle w:val="Tablaconcuadrcula4"/>
        <w:tblW w:w="0" w:type="auto"/>
        <w:shd w:val="clear" w:color="auto" w:fill="D9D9D9"/>
        <w:tblLook w:val="04A0" w:firstRow="1" w:lastRow="0" w:firstColumn="1" w:lastColumn="0" w:noHBand="0" w:noVBand="1"/>
      </w:tblPr>
      <w:tblGrid>
        <w:gridCol w:w="6817"/>
        <w:gridCol w:w="1537"/>
      </w:tblGrid>
      <w:tr w:rsidR="00440201" w:rsidRPr="00B11271" w14:paraId="3D88E040" w14:textId="77777777" w:rsidTr="002458BA">
        <w:trPr>
          <w:trHeight w:val="340"/>
        </w:trPr>
        <w:tc>
          <w:tcPr>
            <w:tcW w:w="6817" w:type="dxa"/>
            <w:shd w:val="clear" w:color="auto" w:fill="D9D9D9"/>
            <w:vAlign w:val="center"/>
          </w:tcPr>
          <w:p w14:paraId="6CD9C4C5" w14:textId="2A975FB8" w:rsidR="00440201" w:rsidRPr="00B11271" w:rsidRDefault="00440201" w:rsidP="00F96469">
            <w:pPr>
              <w:pStyle w:val="Ttulo2"/>
              <w:jc w:val="both"/>
            </w:pPr>
            <w:bookmarkStart w:id="24" w:name="_Toc93663244"/>
            <w:bookmarkStart w:id="25" w:name="_Toc96525630"/>
            <w:bookmarkStart w:id="26" w:name="_Toc97885637"/>
            <w:bookmarkStart w:id="27" w:name="_Toc101791892"/>
            <w:bookmarkStart w:id="28" w:name="_Toc109290014"/>
            <w:bookmarkStart w:id="29" w:name="_Toc110435589"/>
            <w:bookmarkStart w:id="30" w:name="_Toc223354310"/>
            <w:r w:rsidRPr="00B11271">
              <w:t>Descripción general de</w:t>
            </w:r>
            <w:r w:rsidR="001230A7">
              <w:t xml:space="preserve"> </w:t>
            </w:r>
            <w:r w:rsidRPr="00B11271">
              <w:t>l</w:t>
            </w:r>
            <w:r w:rsidR="001230A7">
              <w:t>a</w:t>
            </w:r>
            <w:r w:rsidRPr="00B11271">
              <w:t xml:space="preserve"> Pro</w:t>
            </w:r>
            <w:r w:rsidR="001230A7">
              <w:t>puesta</w:t>
            </w:r>
            <w:bookmarkEnd w:id="24"/>
            <w:r w:rsidRPr="00B11271">
              <w:t xml:space="preserve"> </w:t>
            </w:r>
            <w:bookmarkEnd w:id="25"/>
            <w:bookmarkEnd w:id="26"/>
            <w:bookmarkEnd w:id="27"/>
            <w:bookmarkEnd w:id="28"/>
            <w:bookmarkEnd w:id="29"/>
            <w:r w:rsidR="00C231ED">
              <w:t xml:space="preserve">de </w:t>
            </w:r>
            <w:r w:rsidR="001230A7">
              <w:t>Actividades d</w:t>
            </w:r>
            <w:r w:rsidR="00AB4392">
              <w:t>emostrativas</w:t>
            </w:r>
            <w:r w:rsidR="00872B52">
              <w:t xml:space="preserve"> no relacionad</w:t>
            </w:r>
            <w:r w:rsidR="00F96469">
              <w:t>as</w:t>
            </w:r>
            <w:r w:rsidR="00872B52">
              <w:t xml:space="preserve"> con las tecnologías de digitalización</w:t>
            </w:r>
            <w:bookmarkEnd w:id="30"/>
          </w:p>
        </w:tc>
        <w:tc>
          <w:tcPr>
            <w:tcW w:w="1537" w:type="dxa"/>
            <w:shd w:val="clear" w:color="auto" w:fill="FFF2CC" w:themeFill="accent4" w:themeFillTint="33"/>
            <w:vAlign w:val="center"/>
          </w:tcPr>
          <w:p w14:paraId="795E9BB8" w14:textId="77777777" w:rsidR="00440201" w:rsidRPr="00FD0A7F" w:rsidRDefault="00440201" w:rsidP="00FD0A7F">
            <w:pPr>
              <w:spacing w:before="0" w:after="0"/>
              <w:jc w:val="center"/>
              <w:rPr>
                <w:rFonts w:eastAsia="Times New Roman" w:cs="Arial"/>
                <w:color w:val="auto"/>
                <w:szCs w:val="22"/>
                <w:lang w:eastAsia="es-ES"/>
              </w:rPr>
            </w:pPr>
            <w:r w:rsidRPr="00FD0A7F">
              <w:rPr>
                <w:rFonts w:eastAsia="Times New Roman" w:cs="Arial"/>
                <w:color w:val="auto"/>
                <w:szCs w:val="22"/>
                <w:lang w:eastAsia="es-ES"/>
              </w:rPr>
              <w:t>Criterio B1</w:t>
            </w:r>
          </w:p>
        </w:tc>
      </w:tr>
    </w:tbl>
    <w:p w14:paraId="19D61A2F" w14:textId="77777777" w:rsidR="002458BA" w:rsidRDefault="002458BA" w:rsidP="002458BA">
      <w:pPr>
        <w:spacing w:line="240" w:lineRule="auto"/>
        <w:rPr>
          <w:rFonts w:eastAsia="Times New Roman" w:cs="Arial"/>
          <w:color w:val="A6A6A6"/>
          <w:szCs w:val="22"/>
          <w:lang w:eastAsia="es-ES"/>
        </w:rPr>
      </w:pPr>
      <w:r w:rsidRPr="00B8510F">
        <w:rPr>
          <w:rFonts w:eastAsia="Times New Roman" w:cs="Arial"/>
          <w:color w:val="A6A6A6"/>
          <w:szCs w:val="22"/>
          <w:lang w:eastAsia="es-ES"/>
        </w:rPr>
        <w:t>Deberán enume</w:t>
      </w:r>
      <w:r w:rsidRPr="00041798">
        <w:rPr>
          <w:rFonts w:eastAsia="Times New Roman" w:cs="Arial"/>
          <w:color w:val="A6A6A6"/>
          <w:szCs w:val="22"/>
          <w:lang w:eastAsia="es-ES"/>
        </w:rPr>
        <w:t xml:space="preserve">rarse y describirse </w:t>
      </w:r>
      <w:r>
        <w:rPr>
          <w:rFonts w:eastAsia="Times New Roman" w:cs="Arial"/>
          <w:color w:val="A6A6A6"/>
          <w:szCs w:val="22"/>
          <w:lang w:eastAsia="es-ES"/>
        </w:rPr>
        <w:t>las necesidades detectadas y la adecuación de los objetivos y resultados que se prevén obtener con esta Propuesta de Actividades.</w:t>
      </w:r>
    </w:p>
    <w:p w14:paraId="45B740A9" w14:textId="77777777" w:rsidR="002458BA" w:rsidRDefault="002458BA" w:rsidP="002458BA">
      <w:pPr>
        <w:spacing w:line="240" w:lineRule="auto"/>
        <w:rPr>
          <w:rFonts w:eastAsia="Times New Roman" w:cs="Arial"/>
          <w:color w:val="A6A6A6"/>
          <w:szCs w:val="22"/>
          <w:lang w:eastAsia="es-ES"/>
        </w:rPr>
      </w:pPr>
      <w:r>
        <w:rPr>
          <w:rFonts w:eastAsia="Times New Roman" w:cs="Arial"/>
          <w:color w:val="A6A6A6"/>
          <w:szCs w:val="22"/>
          <w:lang w:eastAsia="es-ES"/>
        </w:rPr>
        <w:t>Entre las necesidades que pueden verse atendidas por las actividades propuestas se deben encontrar:</w:t>
      </w:r>
    </w:p>
    <w:p w14:paraId="4D898E30"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Innovación interactiva o disruptiva. Colaboración y creación de redes con otros actores del Sistema de Conocimiento e Innovación en Agricultura.</w:t>
      </w:r>
    </w:p>
    <w:p w14:paraId="3120AE04"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Reto demográfico, relevo generacional y asociacionismo.</w:t>
      </w:r>
    </w:p>
    <w:p w14:paraId="4DC09C7B"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Mejora del bienestar animal.</w:t>
      </w:r>
    </w:p>
    <w:p w14:paraId="713FEA08"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Prácticas ambientales en la PAC (Condicionalidad, ecorregímenes, compromisos medioambientales, climáticos y demás compromisos de gestión; etc.).</w:t>
      </w:r>
    </w:p>
    <w:p w14:paraId="3C021C75"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Agricultura y ganadería regenerativa.</w:t>
      </w:r>
    </w:p>
    <w:p w14:paraId="380A8F8B"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Uso eficiente del agua en la agricultura.</w:t>
      </w:r>
    </w:p>
    <w:p w14:paraId="08319593"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Fertilización, incluido el seguimiento y control de la contaminación difusa en regadíos (nitratos y otros nutrientes en el suelo y en el agua).</w:t>
      </w:r>
    </w:p>
    <w:p w14:paraId="7143E637"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Uso de energías renovables en la agricultura. Aplicaciones para el regadío, invernaderos y otras oportunidades de mitigación del cambio climático.</w:t>
      </w:r>
    </w:p>
    <w:p w14:paraId="54E3C690"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Jóvenes y mujeres en el sector agroalimentario y forestal.</w:t>
      </w:r>
    </w:p>
    <w:p w14:paraId="41456272"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Ganadería extensiva.</w:t>
      </w:r>
    </w:p>
    <w:p w14:paraId="1DDE8AFB"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La producción ecológica y la agroecología.</w:t>
      </w:r>
    </w:p>
    <w:p w14:paraId="7D86714F"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La producción integrada.</w:t>
      </w:r>
    </w:p>
    <w:p w14:paraId="29B5D165"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Producciones con Indicaciones de Calidad Diferenciada (DOP, IGP y ETG).</w:t>
      </w:r>
    </w:p>
    <w:p w14:paraId="3F2EE689"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Gestión forestal sostenible.</w:t>
      </w:r>
    </w:p>
    <w:p w14:paraId="054EDD41"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Mitigación y adaptación al cambio climático: Descarbonización de las producciones ganaderas, prácticas de carbon farming, compensación de emisiones, etc.</w:t>
      </w:r>
    </w:p>
    <w:p w14:paraId="3D8AC507"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Detección y análisis de riesgos en la agricultura, ganadería y selvicultura.</w:t>
      </w:r>
    </w:p>
    <w:p w14:paraId="0FB58326"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Sanidad vegetal y forestal, uso de productos fitosanitarios.</w:t>
      </w:r>
    </w:p>
    <w:p w14:paraId="417507F8"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lastRenderedPageBreak/>
        <w:t>Sanidad animal, uso de antimicrobianos y biocidas en ganadería.</w:t>
      </w:r>
    </w:p>
    <w:p w14:paraId="41BF93A7"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Conservación de suelos.</w:t>
      </w:r>
    </w:p>
    <w:p w14:paraId="6D905059"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 xml:space="preserve">Circuitos y canales cortos de comercialización. </w:t>
      </w:r>
    </w:p>
    <w:p w14:paraId="546748A3"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Creación de nuevas cadenas de valor para productos agrarios, ganaderos y forestales.</w:t>
      </w:r>
    </w:p>
    <w:p w14:paraId="195A7B0C"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Recursos genéticos vegetales y animales, biodiversidad agraria, razas autóctonas y variedades vegetales autóctonas.</w:t>
      </w:r>
    </w:p>
    <w:p w14:paraId="3F2F2911"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Bioeconomía circular: Transformación, valorización y gestión sostenible de deyecciones ganaderas, bioproductos, subproductos para la alimentación humana y/o animal, nuevos métodos de digestiones anaerobias, etc.</w:t>
      </w:r>
    </w:p>
    <w:p w14:paraId="0F474360"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Biodiversidad agraria, ganadera y forestal.</w:t>
      </w:r>
    </w:p>
    <w:p w14:paraId="3BF07751" w14:textId="77777777" w:rsidR="009F1089" w:rsidRPr="009F1089" w:rsidRDefault="009F1089" w:rsidP="004930AD">
      <w:pPr>
        <w:pStyle w:val="Prrafodelista"/>
        <w:numPr>
          <w:ilvl w:val="0"/>
          <w:numId w:val="21"/>
        </w:numPr>
        <w:spacing w:after="120" w:line="240" w:lineRule="auto"/>
        <w:ind w:left="357" w:hanging="357"/>
        <w:contextualSpacing w:val="0"/>
        <w:rPr>
          <w:rFonts w:eastAsia="Times New Roman"/>
          <w:i/>
          <w:color w:val="A6A6A6"/>
          <w:lang w:eastAsia="es-ES"/>
        </w:rPr>
      </w:pPr>
      <w:r w:rsidRPr="009F1089">
        <w:rPr>
          <w:rFonts w:eastAsia="Times New Roman"/>
          <w:i/>
          <w:color w:val="A6A6A6"/>
          <w:lang w:eastAsia="es-ES"/>
        </w:rPr>
        <w:t>Pérdidas y desperdicio alimentario: cuantificación y prevención de pérdidas y desperdicio alimentario en las distintas fases de la cadena alimentaria.</w:t>
      </w:r>
    </w:p>
    <w:p w14:paraId="50CE5A3A" w14:textId="77777777" w:rsidR="002458BA" w:rsidRPr="002458BA" w:rsidRDefault="002458BA" w:rsidP="002458BA">
      <w:pPr>
        <w:pStyle w:val="Prrafodelista"/>
        <w:numPr>
          <w:ilvl w:val="0"/>
          <w:numId w:val="0"/>
        </w:numPr>
        <w:spacing w:after="120" w:line="240" w:lineRule="auto"/>
        <w:ind w:left="284"/>
        <w:rPr>
          <w:rFonts w:eastAsia="Times New Roman"/>
          <w:i/>
          <w:color w:val="A6A6A6"/>
          <w:lang w:eastAsia="es-ES"/>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7975EADB" w14:textId="77777777" w:rsidTr="00F96469">
        <w:trPr>
          <w:gridAfter w:val="1"/>
          <w:wAfter w:w="6" w:type="dxa"/>
          <w:trHeight w:val="284"/>
        </w:trPr>
        <w:tc>
          <w:tcPr>
            <w:tcW w:w="8494" w:type="dxa"/>
            <w:gridSpan w:val="2"/>
            <w:shd w:val="clear" w:color="auto" w:fill="BFBFBF" w:themeFill="background1" w:themeFillShade="BF"/>
          </w:tcPr>
          <w:p w14:paraId="418DD6CA"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Necesidades generales identificadas (enumeradas sucesivamente como N1, N2…)</w:t>
            </w:r>
          </w:p>
        </w:tc>
      </w:tr>
      <w:tr w:rsidR="00440201" w:rsidRPr="00B11271" w14:paraId="248B1A9E" w14:textId="77777777" w:rsidTr="00FD0A7F">
        <w:trPr>
          <w:trHeight w:val="284"/>
        </w:trPr>
        <w:tc>
          <w:tcPr>
            <w:tcW w:w="498" w:type="dxa"/>
          </w:tcPr>
          <w:p w14:paraId="3BBFCDD8"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48489BBA"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Necesidad general identificada</w:t>
            </w:r>
          </w:p>
        </w:tc>
      </w:tr>
      <w:tr w:rsidR="00440201" w:rsidRPr="00B11271" w14:paraId="27718EED" w14:textId="77777777" w:rsidTr="00FD0A7F">
        <w:trPr>
          <w:trHeight w:val="284"/>
        </w:trPr>
        <w:tc>
          <w:tcPr>
            <w:tcW w:w="498" w:type="dxa"/>
          </w:tcPr>
          <w:p w14:paraId="0788F665"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N1</w:t>
            </w:r>
          </w:p>
        </w:tc>
        <w:tc>
          <w:tcPr>
            <w:tcW w:w="8002" w:type="dxa"/>
            <w:gridSpan w:val="2"/>
          </w:tcPr>
          <w:p w14:paraId="2C612FBF" w14:textId="77777777" w:rsidR="00440201" w:rsidRPr="00B11271" w:rsidRDefault="00440201" w:rsidP="00FD0A7F">
            <w:pPr>
              <w:spacing w:before="0"/>
              <w:contextualSpacing/>
              <w:rPr>
                <w:rFonts w:eastAsia="Calibri" w:cs="Arial"/>
                <w:color w:val="auto"/>
                <w:szCs w:val="22"/>
              </w:rPr>
            </w:pPr>
          </w:p>
        </w:tc>
      </w:tr>
      <w:tr w:rsidR="00440201" w:rsidRPr="00B11271" w14:paraId="137B9009" w14:textId="77777777" w:rsidTr="00FD0A7F">
        <w:trPr>
          <w:trHeight w:val="284"/>
        </w:trPr>
        <w:tc>
          <w:tcPr>
            <w:tcW w:w="498" w:type="dxa"/>
          </w:tcPr>
          <w:p w14:paraId="4A84DA1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N2</w:t>
            </w:r>
          </w:p>
        </w:tc>
        <w:tc>
          <w:tcPr>
            <w:tcW w:w="8002" w:type="dxa"/>
            <w:gridSpan w:val="2"/>
          </w:tcPr>
          <w:p w14:paraId="65AF5C7A" w14:textId="77777777" w:rsidR="00440201" w:rsidRPr="00B11271" w:rsidRDefault="00440201" w:rsidP="00FD0A7F">
            <w:pPr>
              <w:spacing w:before="0"/>
              <w:contextualSpacing/>
              <w:rPr>
                <w:rFonts w:eastAsia="Calibri" w:cs="Arial"/>
                <w:color w:val="auto"/>
                <w:szCs w:val="22"/>
              </w:rPr>
            </w:pPr>
          </w:p>
        </w:tc>
      </w:tr>
    </w:tbl>
    <w:p w14:paraId="06516956" w14:textId="27A680D5"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39A9273F"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984"/>
        <w:gridCol w:w="6"/>
      </w:tblGrid>
      <w:tr w:rsidR="00440201" w:rsidRPr="00B11271" w14:paraId="28E5DF79" w14:textId="77777777" w:rsidTr="00F96469">
        <w:trPr>
          <w:gridAfter w:val="1"/>
          <w:wAfter w:w="6" w:type="dxa"/>
          <w:trHeight w:val="284"/>
        </w:trPr>
        <w:tc>
          <w:tcPr>
            <w:tcW w:w="8494" w:type="dxa"/>
            <w:gridSpan w:val="2"/>
            <w:shd w:val="clear" w:color="auto" w:fill="BFBFBF" w:themeFill="background1" w:themeFillShade="BF"/>
          </w:tcPr>
          <w:p w14:paraId="7C42C754"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Objetivos generales (enumerados sucesivamente como O1, O2…)</w:t>
            </w:r>
          </w:p>
        </w:tc>
      </w:tr>
      <w:tr w:rsidR="00440201" w:rsidRPr="00B11271" w14:paraId="70FF6800" w14:textId="77777777" w:rsidTr="00FD0A7F">
        <w:trPr>
          <w:trHeight w:val="284"/>
        </w:trPr>
        <w:tc>
          <w:tcPr>
            <w:tcW w:w="510" w:type="dxa"/>
          </w:tcPr>
          <w:p w14:paraId="15BAE579"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7990" w:type="dxa"/>
            <w:gridSpan w:val="2"/>
          </w:tcPr>
          <w:p w14:paraId="3E02157E"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Objetivos generales</w:t>
            </w:r>
          </w:p>
        </w:tc>
      </w:tr>
      <w:tr w:rsidR="00440201" w:rsidRPr="00B11271" w14:paraId="3241113B" w14:textId="77777777" w:rsidTr="00FD0A7F">
        <w:trPr>
          <w:trHeight w:val="284"/>
        </w:trPr>
        <w:tc>
          <w:tcPr>
            <w:tcW w:w="510" w:type="dxa"/>
          </w:tcPr>
          <w:p w14:paraId="1145B10D"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O1</w:t>
            </w:r>
          </w:p>
        </w:tc>
        <w:tc>
          <w:tcPr>
            <w:tcW w:w="7990" w:type="dxa"/>
            <w:gridSpan w:val="2"/>
          </w:tcPr>
          <w:p w14:paraId="39A60CAD" w14:textId="77777777" w:rsidR="00440201" w:rsidRPr="00B11271" w:rsidRDefault="00440201" w:rsidP="00FD0A7F">
            <w:pPr>
              <w:spacing w:before="0"/>
              <w:contextualSpacing/>
              <w:rPr>
                <w:rFonts w:eastAsia="Calibri" w:cs="Arial"/>
                <w:color w:val="auto"/>
                <w:szCs w:val="22"/>
              </w:rPr>
            </w:pPr>
          </w:p>
        </w:tc>
      </w:tr>
      <w:tr w:rsidR="00440201" w:rsidRPr="00B11271" w14:paraId="0B2769CC" w14:textId="77777777" w:rsidTr="00FD0A7F">
        <w:trPr>
          <w:trHeight w:val="284"/>
        </w:trPr>
        <w:tc>
          <w:tcPr>
            <w:tcW w:w="510" w:type="dxa"/>
          </w:tcPr>
          <w:p w14:paraId="053EC9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O2</w:t>
            </w:r>
          </w:p>
        </w:tc>
        <w:tc>
          <w:tcPr>
            <w:tcW w:w="7990" w:type="dxa"/>
            <w:gridSpan w:val="2"/>
          </w:tcPr>
          <w:p w14:paraId="54CE5889" w14:textId="77777777" w:rsidR="00440201" w:rsidRPr="00B11271" w:rsidRDefault="00440201" w:rsidP="00FD0A7F">
            <w:pPr>
              <w:spacing w:before="0"/>
              <w:contextualSpacing/>
              <w:rPr>
                <w:rFonts w:eastAsia="Calibri" w:cs="Arial"/>
                <w:color w:val="auto"/>
                <w:szCs w:val="22"/>
              </w:rPr>
            </w:pPr>
          </w:p>
        </w:tc>
      </w:tr>
    </w:tbl>
    <w:p w14:paraId="02126B6A" w14:textId="29537ABF"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0298C995"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3FEB8772" w14:textId="77777777" w:rsidTr="00F96469">
        <w:trPr>
          <w:gridAfter w:val="1"/>
          <w:wAfter w:w="6" w:type="dxa"/>
          <w:trHeight w:val="284"/>
        </w:trPr>
        <w:tc>
          <w:tcPr>
            <w:tcW w:w="8494" w:type="dxa"/>
            <w:gridSpan w:val="2"/>
            <w:shd w:val="clear" w:color="auto" w:fill="BFBFBF" w:themeFill="background1" w:themeFillShade="BF"/>
          </w:tcPr>
          <w:p w14:paraId="17AF6C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Resultados generales previstos (enumerados sucesivamente como R1, R2…)</w:t>
            </w:r>
          </w:p>
        </w:tc>
      </w:tr>
      <w:tr w:rsidR="00440201" w:rsidRPr="00B11271" w14:paraId="3178A647" w14:textId="77777777" w:rsidTr="00FD0A7F">
        <w:trPr>
          <w:trHeight w:val="284"/>
        </w:trPr>
        <w:tc>
          <w:tcPr>
            <w:tcW w:w="498" w:type="dxa"/>
          </w:tcPr>
          <w:p w14:paraId="49B809C3"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345B6684"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Resultados generales previstos</w:t>
            </w:r>
          </w:p>
        </w:tc>
      </w:tr>
      <w:tr w:rsidR="00440201" w:rsidRPr="00B11271" w14:paraId="5C5478F6" w14:textId="77777777" w:rsidTr="00FD0A7F">
        <w:trPr>
          <w:trHeight w:val="284"/>
        </w:trPr>
        <w:tc>
          <w:tcPr>
            <w:tcW w:w="498" w:type="dxa"/>
          </w:tcPr>
          <w:p w14:paraId="7C8FC0D7"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R1</w:t>
            </w:r>
          </w:p>
        </w:tc>
        <w:tc>
          <w:tcPr>
            <w:tcW w:w="8002" w:type="dxa"/>
            <w:gridSpan w:val="2"/>
          </w:tcPr>
          <w:p w14:paraId="31E5EA26" w14:textId="77777777" w:rsidR="00440201" w:rsidRPr="00B11271" w:rsidRDefault="00440201" w:rsidP="00FD0A7F">
            <w:pPr>
              <w:spacing w:before="0"/>
              <w:contextualSpacing/>
              <w:rPr>
                <w:rFonts w:eastAsia="Calibri" w:cs="Arial"/>
                <w:color w:val="auto"/>
                <w:szCs w:val="22"/>
              </w:rPr>
            </w:pPr>
          </w:p>
        </w:tc>
      </w:tr>
      <w:tr w:rsidR="00440201" w:rsidRPr="00B11271" w14:paraId="1F356FDD" w14:textId="77777777" w:rsidTr="00FD0A7F">
        <w:trPr>
          <w:trHeight w:val="284"/>
        </w:trPr>
        <w:tc>
          <w:tcPr>
            <w:tcW w:w="498" w:type="dxa"/>
          </w:tcPr>
          <w:p w14:paraId="2FB1684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R2</w:t>
            </w:r>
          </w:p>
        </w:tc>
        <w:tc>
          <w:tcPr>
            <w:tcW w:w="8002" w:type="dxa"/>
            <w:gridSpan w:val="2"/>
          </w:tcPr>
          <w:p w14:paraId="43FB6A9A" w14:textId="77777777" w:rsidR="00440201" w:rsidRPr="00B11271" w:rsidRDefault="00440201" w:rsidP="00FD0A7F">
            <w:pPr>
              <w:spacing w:before="0"/>
              <w:contextualSpacing/>
              <w:rPr>
                <w:rFonts w:eastAsia="Calibri" w:cs="Arial"/>
                <w:color w:val="auto"/>
                <w:szCs w:val="22"/>
              </w:rPr>
            </w:pPr>
          </w:p>
        </w:tc>
      </w:tr>
    </w:tbl>
    <w:p w14:paraId="6011238F" w14:textId="3A7A0497"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760ED5D1" w14:textId="1E87C075" w:rsidR="00FD0A7F" w:rsidRDefault="00FD0A7F" w:rsidP="00FD0A7F">
      <w:pPr>
        <w:spacing w:before="0" w:line="240" w:lineRule="auto"/>
        <w:contextualSpacing/>
        <w:jc w:val="left"/>
        <w:rPr>
          <w:rFonts w:eastAsia="Calibri" w:cs="Arial"/>
          <w:color w:val="A6A6A6"/>
          <w:szCs w:val="22"/>
        </w:rPr>
      </w:pPr>
    </w:p>
    <w:p w14:paraId="6216B811"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354"/>
      </w:tblGrid>
      <w:tr w:rsidR="00440201" w:rsidRPr="00B11271" w14:paraId="4384C2BB" w14:textId="77777777" w:rsidTr="002458BA">
        <w:tc>
          <w:tcPr>
            <w:tcW w:w="8354" w:type="dxa"/>
          </w:tcPr>
          <w:p w14:paraId="0C8E209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Justificación de objetivos y resultados generales</w:t>
            </w:r>
          </w:p>
        </w:tc>
      </w:tr>
    </w:tbl>
    <w:p w14:paraId="67B49446" w14:textId="77777777" w:rsidR="002458BA" w:rsidRDefault="002458BA" w:rsidP="002458BA">
      <w:pPr>
        <w:spacing w:line="240" w:lineRule="auto"/>
        <w:rPr>
          <w:rFonts w:eastAsia="Times New Roman" w:cs="Arial"/>
          <w:color w:val="A6A6A6"/>
          <w:szCs w:val="22"/>
          <w:lang w:eastAsia="es-ES"/>
        </w:rPr>
      </w:pPr>
      <w:r>
        <w:rPr>
          <w:rFonts w:eastAsia="Times New Roman" w:cs="Arial"/>
          <w:color w:val="A6A6A6"/>
          <w:szCs w:val="22"/>
          <w:lang w:eastAsia="es-ES"/>
        </w:rPr>
        <w:t>Descripción de la adecuación de los objetivos y resultados previstos conforme a las necesidades del sector agroalimentario y forestal, así como la componente medioambiental de la Propuesta de Actividades.</w:t>
      </w:r>
    </w:p>
    <w:p w14:paraId="15A91D12" w14:textId="77777777" w:rsidR="002458BA" w:rsidRPr="00796C9C" w:rsidRDefault="002458BA" w:rsidP="00C76969">
      <w:pPr>
        <w:suppressAutoHyphens/>
        <w:autoSpaceDN w:val="0"/>
        <w:textAlignment w:val="baseline"/>
        <w:rPr>
          <w:rFonts w:eastAsia="Calibri" w:cs="Arial"/>
          <w:i/>
          <w:color w:val="A6A6A6"/>
          <w:szCs w:val="22"/>
        </w:rPr>
      </w:pPr>
      <w:r w:rsidRPr="00796C9C">
        <w:rPr>
          <w:rFonts w:eastAsia="Calibri" w:cs="Arial"/>
          <w:i/>
          <w:color w:val="A6A6A6"/>
          <w:szCs w:val="22"/>
        </w:rPr>
        <w:t>Las propuestas de actividades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investigación, la innovación, el intercambio de conocimientos y la formación, según dispone el apartado 2 del artículo 6 del Reglamento (UE) 2021/2115 del Parlamento Europeo y del Consejo de 2 de diciembre de 2021.</w:t>
      </w:r>
    </w:p>
    <w:p w14:paraId="308DADBA" w14:textId="77777777" w:rsidR="00A27657" w:rsidRDefault="00F96469" w:rsidP="00A27657">
      <w:pPr>
        <w:suppressAutoHyphens/>
        <w:autoSpaceDN w:val="0"/>
        <w:textAlignment w:val="baseline"/>
        <w:rPr>
          <w:rFonts w:eastAsia="Calibri" w:cs="Arial"/>
          <w:i/>
          <w:color w:val="A6A6A6"/>
          <w:szCs w:val="22"/>
        </w:rPr>
      </w:pPr>
      <w:r w:rsidRPr="00BA2A31">
        <w:rPr>
          <w:rFonts w:eastAsia="Calibri" w:cs="Arial"/>
          <w:i/>
          <w:color w:val="A6A6A6"/>
        </w:rPr>
        <w:lastRenderedPageBreak/>
        <w:t>También deberá contribuir a alguno de los objetivos específicos establecidos en el artículo 1.3 del</w:t>
      </w:r>
      <w:r w:rsidRPr="0066451A">
        <w:rPr>
          <w:rFonts w:eastAsia="Calibri" w:cs="Arial"/>
          <w:i/>
          <w:color w:val="A6A6A6"/>
        </w:rPr>
        <w:t xml:space="preserve"> real Decreto </w:t>
      </w:r>
      <w:r>
        <w:rPr>
          <w:rFonts w:eastAsia="Calibri" w:cs="Arial"/>
          <w:i/>
          <w:color w:val="A6A6A6"/>
        </w:rPr>
        <w:t>251</w:t>
      </w:r>
      <w:r w:rsidRPr="0066451A">
        <w:rPr>
          <w:rFonts w:eastAsia="Calibri" w:cs="Arial"/>
          <w:i/>
          <w:color w:val="A6A6A6"/>
        </w:rPr>
        <w:t xml:space="preserve">/2023, de </w:t>
      </w:r>
      <w:r>
        <w:rPr>
          <w:rFonts w:eastAsia="Calibri" w:cs="Arial"/>
          <w:i/>
          <w:color w:val="A6A6A6"/>
        </w:rPr>
        <w:t>12 de marzo</w:t>
      </w:r>
      <w:r w:rsidR="00A27657">
        <w:rPr>
          <w:rFonts w:eastAsia="Calibri" w:cs="Arial"/>
          <w:i/>
          <w:color w:val="A6A6A6"/>
        </w:rPr>
        <w:t xml:space="preserve"> </w:t>
      </w:r>
      <w:r w:rsidR="00A27657">
        <w:rPr>
          <w:rFonts w:eastAsia="Calibri" w:cs="Arial"/>
          <w:i/>
          <w:color w:val="A6A6A6"/>
          <w:szCs w:val="22"/>
        </w:rPr>
        <w:t>modificado por el RD 1039/2025, de 19 de noviembre.</w:t>
      </w:r>
    </w:p>
    <w:p w14:paraId="47C92217" w14:textId="344B67F8" w:rsidR="00F96469" w:rsidRPr="0066451A" w:rsidRDefault="00F96469" w:rsidP="00F96469">
      <w:pPr>
        <w:suppressAutoHyphens/>
        <w:autoSpaceDN w:val="0"/>
        <w:textAlignment w:val="baseline"/>
        <w:rPr>
          <w:rFonts w:eastAsia="Calibri" w:cs="Arial"/>
          <w:i/>
          <w:color w:val="A6A6A6"/>
        </w:rPr>
      </w:pPr>
      <w:r w:rsidRPr="0066451A">
        <w:rPr>
          <w:rFonts w:eastAsia="Calibri" w:cs="Arial"/>
          <w:i/>
          <w:color w:val="A6A6A6"/>
        </w:rPr>
        <w:t>.</w:t>
      </w:r>
    </w:p>
    <w:p w14:paraId="45A6A84E" w14:textId="77777777" w:rsidR="00014220" w:rsidRPr="00014220" w:rsidRDefault="00014220" w:rsidP="00014220">
      <w:pPr>
        <w:suppressAutoHyphens/>
        <w:autoSpaceDN w:val="0"/>
        <w:textAlignment w:val="baseline"/>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818"/>
        <w:gridCol w:w="1536"/>
      </w:tblGrid>
      <w:tr w:rsidR="0080496A" w:rsidRPr="00B11271" w14:paraId="0617CC25" w14:textId="77777777" w:rsidTr="002458BA">
        <w:trPr>
          <w:trHeight w:val="340"/>
        </w:trPr>
        <w:tc>
          <w:tcPr>
            <w:tcW w:w="6818" w:type="dxa"/>
            <w:shd w:val="clear" w:color="auto" w:fill="D9D9D9"/>
            <w:vAlign w:val="center"/>
          </w:tcPr>
          <w:p w14:paraId="7557D62E" w14:textId="49B5A88C" w:rsidR="0080496A" w:rsidRPr="00B11271" w:rsidRDefault="0080496A" w:rsidP="00F96469">
            <w:pPr>
              <w:pStyle w:val="Ttulo2"/>
              <w:jc w:val="both"/>
            </w:pPr>
            <w:bookmarkStart w:id="31" w:name="_Toc223354311"/>
            <w:r w:rsidRPr="00B11271">
              <w:t>Planificación y descripción de</w:t>
            </w:r>
            <w:r w:rsidR="00C54352">
              <w:t xml:space="preserve"> </w:t>
            </w:r>
            <w:r w:rsidR="00C231ED">
              <w:t>l</w:t>
            </w:r>
            <w:r w:rsidR="00C54352">
              <w:t>a</w:t>
            </w:r>
            <w:r w:rsidRPr="00B11271">
              <w:t xml:space="preserve"> </w:t>
            </w:r>
            <w:r w:rsidR="00AB4392">
              <w:t>Pro</w:t>
            </w:r>
            <w:r w:rsidR="00C54352">
              <w:t>puesta</w:t>
            </w:r>
            <w:r w:rsidR="001124A0">
              <w:t xml:space="preserve"> </w:t>
            </w:r>
            <w:r w:rsidR="00827CDD">
              <w:t>de Actividades</w:t>
            </w:r>
            <w:r w:rsidR="001124A0">
              <w:t xml:space="preserve"> d</w:t>
            </w:r>
            <w:r w:rsidR="00AB4392">
              <w:t>emostrativas</w:t>
            </w:r>
            <w:r w:rsidR="00872B52">
              <w:t xml:space="preserve"> no relacionad</w:t>
            </w:r>
            <w:r w:rsidR="00F96469">
              <w:t>as</w:t>
            </w:r>
            <w:r w:rsidR="00872B52">
              <w:t xml:space="preserve"> con las tecnologías de digitalización</w:t>
            </w:r>
            <w:bookmarkEnd w:id="31"/>
          </w:p>
        </w:tc>
        <w:tc>
          <w:tcPr>
            <w:tcW w:w="1536" w:type="dxa"/>
            <w:shd w:val="clear" w:color="auto" w:fill="FFF2CC" w:themeFill="accent4" w:themeFillTint="33"/>
            <w:vAlign w:val="center"/>
          </w:tcPr>
          <w:p w14:paraId="45C0876A" w14:textId="77777777" w:rsidR="0080496A" w:rsidRPr="00B11271" w:rsidRDefault="0080496A" w:rsidP="00C231ED">
            <w:pPr>
              <w:spacing w:before="0" w:after="0"/>
              <w:jc w:val="center"/>
              <w:rPr>
                <w:rFonts w:eastAsia="Calibri" w:cs="Arial"/>
                <w:color w:val="auto"/>
                <w:szCs w:val="22"/>
              </w:rPr>
            </w:pPr>
            <w:r w:rsidRPr="00B11271">
              <w:rPr>
                <w:rFonts w:eastAsia="Calibri" w:cs="Arial"/>
                <w:color w:val="auto"/>
                <w:szCs w:val="22"/>
              </w:rPr>
              <w:t>Criterio B2</w:t>
            </w:r>
          </w:p>
        </w:tc>
      </w:tr>
    </w:tbl>
    <w:p w14:paraId="07BDB18E" w14:textId="184F7132" w:rsidR="000E0B3E" w:rsidRDefault="002458BA" w:rsidP="002458BA">
      <w:pPr>
        <w:spacing w:after="0" w:line="240" w:lineRule="auto"/>
        <w:rPr>
          <w:rFonts w:eastAsia="Calibri" w:cs="Arial"/>
          <w:color w:val="A6A6A6"/>
          <w:szCs w:val="22"/>
        </w:rPr>
        <w:sectPr w:rsidR="000E0B3E" w:rsidSect="00283868">
          <w:footerReference w:type="default" r:id="rId11"/>
          <w:pgSz w:w="11906" w:h="16838"/>
          <w:pgMar w:top="1417" w:right="1841" w:bottom="1417" w:left="1701" w:header="708" w:footer="1157" w:gutter="0"/>
          <w:pgNumType w:start="1"/>
          <w:cols w:space="708"/>
          <w:docGrid w:linePitch="360"/>
        </w:sectPr>
      </w:pPr>
      <w:r w:rsidRPr="00B8510F">
        <w:rPr>
          <w:rFonts w:eastAsia="Times New Roman" w:cs="Arial"/>
          <w:color w:val="A6A6A6"/>
          <w:szCs w:val="22"/>
          <w:lang w:eastAsia="es-ES"/>
        </w:rPr>
        <w:t>Deberá exp</w:t>
      </w:r>
      <w:r w:rsidRPr="002C5E50">
        <w:rPr>
          <w:rFonts w:eastAsia="Times New Roman" w:cs="Arial"/>
          <w:color w:val="A6A6A6"/>
          <w:szCs w:val="22"/>
          <w:lang w:eastAsia="es-ES"/>
        </w:rPr>
        <w:t>onerse de manera clara y ordenada las actividades previstas</w:t>
      </w:r>
      <w:r>
        <w:rPr>
          <w:rFonts w:eastAsia="Times New Roman" w:cs="Arial"/>
          <w:color w:val="A6A6A6"/>
          <w:szCs w:val="22"/>
          <w:lang w:eastAsia="es-ES"/>
        </w:rPr>
        <w:t>,</w:t>
      </w:r>
      <w:r w:rsidRPr="002C5E50">
        <w:rPr>
          <w:rFonts w:eastAsia="Times New Roman" w:cs="Arial"/>
          <w:color w:val="A6A6A6"/>
          <w:szCs w:val="22"/>
          <w:lang w:eastAsia="es-ES"/>
        </w:rPr>
        <w:t xml:space="preserve"> indicando las necesidades, objetivos y r</w:t>
      </w:r>
      <w:r>
        <w:rPr>
          <w:rFonts w:eastAsia="Times New Roman" w:cs="Arial"/>
          <w:color w:val="A6A6A6"/>
          <w:szCs w:val="22"/>
          <w:lang w:eastAsia="es-ES"/>
        </w:rPr>
        <w:t>esultados del anterior epígrafe</w:t>
      </w:r>
      <w:r w:rsidRPr="002C5E50">
        <w:rPr>
          <w:rFonts w:eastAsia="Times New Roman" w:cs="Arial"/>
          <w:color w:val="A6A6A6"/>
          <w:szCs w:val="22"/>
          <w:lang w:eastAsia="es-ES"/>
        </w:rPr>
        <w:t xml:space="preserve"> con las que se interconectan. Por otro lado, debe </w:t>
      </w:r>
      <w:r w:rsidRPr="004930AD">
        <w:rPr>
          <w:rFonts w:eastAsia="Times New Roman" w:cs="Arial"/>
          <w:color w:val="A6A6A6"/>
          <w:szCs w:val="22"/>
          <w:lang w:eastAsia="es-ES"/>
        </w:rPr>
        <w:t xml:space="preserve">aportarse </w:t>
      </w:r>
      <w:r w:rsidR="001124A0" w:rsidRPr="004930AD">
        <w:rPr>
          <w:rFonts w:eastAsia="Calibri" w:cs="Arial"/>
          <w:color w:val="A6A6A6"/>
          <w:szCs w:val="22"/>
        </w:rPr>
        <w:t>el</w:t>
      </w:r>
      <w:r w:rsidRPr="004930AD">
        <w:rPr>
          <w:rFonts w:eastAsia="Calibri" w:cs="Arial"/>
          <w:color w:val="A6A6A6"/>
          <w:szCs w:val="22"/>
        </w:rPr>
        <w:t xml:space="preserve"> </w:t>
      </w:r>
      <w:r w:rsidR="00543FF9" w:rsidRPr="004930AD">
        <w:rPr>
          <w:rFonts w:eastAsia="Times New Roman" w:cs="Arial"/>
          <w:color w:val="A6A6A6"/>
          <w:szCs w:val="22"/>
          <w:lang w:eastAsia="es-ES"/>
        </w:rPr>
        <w:t>anex</w:t>
      </w:r>
      <w:r w:rsidRPr="004930AD">
        <w:rPr>
          <w:rFonts w:eastAsia="Times New Roman" w:cs="Arial"/>
          <w:color w:val="A6A6A6"/>
          <w:szCs w:val="22"/>
          <w:lang w:eastAsia="es-ES"/>
        </w:rPr>
        <w:t xml:space="preserve">o </w:t>
      </w:r>
      <w:r w:rsidR="00F96469">
        <w:rPr>
          <w:rFonts w:eastAsia="Times New Roman" w:cs="Arial"/>
          <w:color w:val="A6A6A6"/>
          <w:szCs w:val="22"/>
          <w:lang w:eastAsia="es-ES"/>
        </w:rPr>
        <w:t>III</w:t>
      </w:r>
      <w:r w:rsidR="001230A7">
        <w:rPr>
          <w:rFonts w:eastAsia="Times New Roman" w:cs="Arial"/>
          <w:color w:val="A6A6A6"/>
          <w:szCs w:val="22"/>
          <w:lang w:eastAsia="es-ES"/>
        </w:rPr>
        <w:t>.</w:t>
      </w:r>
      <w:r w:rsidRPr="004930AD">
        <w:rPr>
          <w:rFonts w:eastAsia="Calibri" w:cs="Arial"/>
          <w:color w:val="A6A6A6"/>
          <w:szCs w:val="22"/>
        </w:rPr>
        <w:t xml:space="preserve"> Cronograma,</w:t>
      </w:r>
      <w:r w:rsidRPr="002C5E50">
        <w:rPr>
          <w:rFonts w:eastAsia="Calibri" w:cs="Arial"/>
          <w:color w:val="A6A6A6"/>
          <w:szCs w:val="22"/>
        </w:rPr>
        <w:t xml:space="preserve"> en coherencia con el siguiente Listado de actividades.</w:t>
      </w:r>
    </w:p>
    <w:tbl>
      <w:tblPr>
        <w:tblStyle w:val="Tablaconcuadrcula4"/>
        <w:tblW w:w="14034" w:type="dxa"/>
        <w:tblInd w:w="-5" w:type="dxa"/>
        <w:tblLook w:val="04A0" w:firstRow="1" w:lastRow="0" w:firstColumn="1" w:lastColumn="0" w:noHBand="0" w:noVBand="1"/>
      </w:tblPr>
      <w:tblGrid>
        <w:gridCol w:w="487"/>
        <w:gridCol w:w="1078"/>
        <w:gridCol w:w="2587"/>
        <w:gridCol w:w="1284"/>
        <w:gridCol w:w="1128"/>
        <w:gridCol w:w="2719"/>
        <w:gridCol w:w="2175"/>
        <w:gridCol w:w="2576"/>
      </w:tblGrid>
      <w:tr w:rsidR="000E0B3E" w:rsidRPr="00B11271" w14:paraId="620DD297" w14:textId="77777777" w:rsidTr="006136B4">
        <w:tc>
          <w:tcPr>
            <w:tcW w:w="14034" w:type="dxa"/>
            <w:gridSpan w:val="8"/>
          </w:tcPr>
          <w:p w14:paraId="11ED922F" w14:textId="56D2F0FD" w:rsidR="000E0B3E" w:rsidRPr="00B11271" w:rsidRDefault="000E0B3E" w:rsidP="006136B4">
            <w:pPr>
              <w:spacing w:before="0"/>
              <w:rPr>
                <w:rFonts w:eastAsia="Calibri" w:cs="Arial"/>
                <w:color w:val="auto"/>
                <w:szCs w:val="22"/>
                <w:highlight w:val="yellow"/>
              </w:rPr>
            </w:pPr>
            <w:bookmarkStart w:id="32" w:name="_Hlk140747146"/>
            <w:r w:rsidRPr="00B11271">
              <w:rPr>
                <w:rFonts w:eastAsia="Calibri" w:cs="Arial"/>
                <w:color w:val="auto"/>
                <w:szCs w:val="22"/>
              </w:rPr>
              <w:lastRenderedPageBreak/>
              <w:t xml:space="preserve">Listado </w:t>
            </w:r>
            <w:r w:rsidRPr="00C231ED">
              <w:rPr>
                <w:rFonts w:eastAsia="Calibri" w:cs="Arial"/>
                <w:color w:val="auto"/>
                <w:szCs w:val="22"/>
              </w:rPr>
              <w:t>de actividades pa</w:t>
            </w:r>
            <w:r>
              <w:rPr>
                <w:rFonts w:eastAsia="Calibri" w:cs="Arial"/>
                <w:color w:val="auto"/>
                <w:szCs w:val="22"/>
              </w:rPr>
              <w:t xml:space="preserve">ra </w:t>
            </w:r>
            <w:r w:rsidR="00827CDD">
              <w:rPr>
                <w:rFonts w:eastAsia="Calibri" w:cs="Arial"/>
                <w:color w:val="auto"/>
                <w:szCs w:val="22"/>
              </w:rPr>
              <w:t>P</w:t>
            </w:r>
            <w:r w:rsidR="009F1089">
              <w:rPr>
                <w:rFonts w:eastAsia="Calibri" w:cs="Arial"/>
                <w:color w:val="auto"/>
                <w:szCs w:val="22"/>
              </w:rPr>
              <w:t>ropuestas</w:t>
            </w:r>
            <w:r w:rsidR="00827CDD">
              <w:rPr>
                <w:rFonts w:eastAsia="Calibri" w:cs="Arial"/>
                <w:color w:val="auto"/>
                <w:szCs w:val="22"/>
              </w:rPr>
              <w:t xml:space="preserve"> de A</w:t>
            </w:r>
            <w:r>
              <w:rPr>
                <w:rFonts w:eastAsia="Calibri" w:cs="Arial"/>
                <w:color w:val="auto"/>
                <w:szCs w:val="22"/>
              </w:rPr>
              <w:t xml:space="preserve">ctividades demostrativas </w:t>
            </w:r>
            <w:bookmarkEnd w:id="32"/>
            <w:r w:rsidR="00DD5246">
              <w:t>no relacionadas con las tecnologías de digitalización</w:t>
            </w:r>
            <w:r w:rsidR="00DD5246" w:rsidRPr="00B11271">
              <w:rPr>
                <w:rFonts w:eastAsia="Calibri" w:cs="Arial"/>
                <w:color w:val="auto"/>
                <w:szCs w:val="22"/>
              </w:rPr>
              <w:t xml:space="preserve"> </w:t>
            </w:r>
            <w:r w:rsidRPr="00B11271">
              <w:rPr>
                <w:rFonts w:eastAsia="Calibri" w:cs="Arial"/>
                <w:color w:val="auto"/>
                <w:szCs w:val="22"/>
              </w:rPr>
              <w:t>(enumeradas sucesivamente como A1, A2…)</w:t>
            </w:r>
          </w:p>
        </w:tc>
      </w:tr>
      <w:tr w:rsidR="000E0B3E" w:rsidRPr="00B11271" w14:paraId="6FCEC0F8" w14:textId="77777777" w:rsidTr="00F96469">
        <w:tc>
          <w:tcPr>
            <w:tcW w:w="487" w:type="dxa"/>
            <w:shd w:val="clear" w:color="auto" w:fill="BFBFBF" w:themeFill="background1" w:themeFillShade="BF"/>
            <w:vAlign w:val="center"/>
          </w:tcPr>
          <w:p w14:paraId="4754C991" w14:textId="77777777" w:rsidR="000E0B3E" w:rsidRPr="00E71B52" w:rsidRDefault="000E0B3E" w:rsidP="006136B4">
            <w:pPr>
              <w:spacing w:before="0"/>
              <w:jc w:val="center"/>
              <w:rPr>
                <w:rFonts w:eastAsia="Calibri" w:cs="Arial"/>
                <w:color w:val="auto"/>
                <w:sz w:val="20"/>
                <w:szCs w:val="22"/>
              </w:rPr>
            </w:pPr>
            <w:r w:rsidRPr="00E71B52">
              <w:rPr>
                <w:rFonts w:eastAsia="Calibri" w:cs="Arial"/>
                <w:color w:val="auto"/>
                <w:sz w:val="20"/>
                <w:szCs w:val="22"/>
              </w:rPr>
              <w:t>Id</w:t>
            </w:r>
          </w:p>
        </w:tc>
        <w:tc>
          <w:tcPr>
            <w:tcW w:w="1078" w:type="dxa"/>
            <w:shd w:val="clear" w:color="auto" w:fill="BFBFBF" w:themeFill="background1" w:themeFillShade="BF"/>
            <w:vAlign w:val="center"/>
          </w:tcPr>
          <w:p w14:paraId="1AC589EF" w14:textId="1A263EA4" w:rsidR="000E0B3E" w:rsidRPr="00E71B52" w:rsidRDefault="000E0B3E" w:rsidP="00BC53CA">
            <w:pPr>
              <w:spacing w:before="0"/>
              <w:jc w:val="center"/>
              <w:rPr>
                <w:rFonts w:eastAsia="Calibri" w:cs="Arial"/>
                <w:color w:val="auto"/>
                <w:sz w:val="20"/>
                <w:szCs w:val="22"/>
              </w:rPr>
            </w:pPr>
            <w:r w:rsidRPr="00E71B52">
              <w:rPr>
                <w:rFonts w:eastAsia="Calibri" w:cs="Arial"/>
                <w:color w:val="auto"/>
                <w:sz w:val="20"/>
                <w:szCs w:val="22"/>
              </w:rPr>
              <w:t>Tipo</w:t>
            </w:r>
            <w:r>
              <w:rPr>
                <w:rFonts w:eastAsia="Calibri" w:cs="Arial"/>
                <w:color w:val="auto"/>
                <w:sz w:val="20"/>
                <w:szCs w:val="22"/>
              </w:rPr>
              <w:t xml:space="preserve"> de actividad</w:t>
            </w:r>
          </w:p>
        </w:tc>
        <w:tc>
          <w:tcPr>
            <w:tcW w:w="2587" w:type="dxa"/>
            <w:shd w:val="clear" w:color="auto" w:fill="BFBFBF" w:themeFill="background1" w:themeFillShade="BF"/>
            <w:vAlign w:val="center"/>
          </w:tcPr>
          <w:p w14:paraId="27494987" w14:textId="77777777" w:rsidR="000E0B3E" w:rsidRPr="00E71B52" w:rsidRDefault="000E0B3E" w:rsidP="006136B4">
            <w:pPr>
              <w:spacing w:before="0" w:after="0"/>
              <w:ind w:left="-141" w:right="-86"/>
              <w:jc w:val="center"/>
              <w:rPr>
                <w:rFonts w:eastAsia="Calibri" w:cs="Arial"/>
                <w:color w:val="auto"/>
                <w:sz w:val="20"/>
                <w:szCs w:val="22"/>
              </w:rPr>
            </w:pPr>
            <w:r w:rsidRPr="00E71B52">
              <w:rPr>
                <w:rFonts w:eastAsia="Calibri" w:cs="Arial"/>
                <w:color w:val="auto"/>
                <w:sz w:val="20"/>
                <w:szCs w:val="22"/>
              </w:rPr>
              <w:t>Nombre</w:t>
            </w:r>
            <w:r>
              <w:rPr>
                <w:rFonts w:eastAsia="Calibri" w:cs="Arial"/>
                <w:color w:val="auto"/>
                <w:sz w:val="20"/>
                <w:szCs w:val="22"/>
              </w:rPr>
              <w:t xml:space="preserve"> de la actividad</w:t>
            </w:r>
          </w:p>
        </w:tc>
        <w:tc>
          <w:tcPr>
            <w:tcW w:w="1284" w:type="dxa"/>
            <w:shd w:val="clear" w:color="auto" w:fill="BFBFBF" w:themeFill="background1" w:themeFillShade="BF"/>
            <w:vAlign w:val="center"/>
          </w:tcPr>
          <w:p w14:paraId="41968042" w14:textId="77777777" w:rsidR="000E0B3E" w:rsidRPr="00E71B52" w:rsidRDefault="000E0B3E" w:rsidP="006136B4">
            <w:pPr>
              <w:spacing w:before="0"/>
              <w:jc w:val="center"/>
              <w:rPr>
                <w:rFonts w:eastAsia="Calibri" w:cs="Arial"/>
                <w:color w:val="auto"/>
                <w:sz w:val="20"/>
                <w:szCs w:val="22"/>
              </w:rPr>
            </w:pPr>
            <w:r w:rsidRPr="00E71B52">
              <w:rPr>
                <w:rFonts w:eastAsia="Calibri" w:cs="Arial"/>
                <w:color w:val="auto"/>
                <w:sz w:val="20"/>
                <w:szCs w:val="22"/>
              </w:rPr>
              <w:t>Duración (</w:t>
            </w:r>
            <w:r>
              <w:rPr>
                <w:rFonts w:eastAsia="Calibri" w:cs="Arial"/>
                <w:color w:val="auto"/>
                <w:sz w:val="20"/>
                <w:szCs w:val="22"/>
              </w:rPr>
              <w:t>días/</w:t>
            </w:r>
            <w:r w:rsidRPr="00E71B52">
              <w:rPr>
                <w:rFonts w:eastAsia="Calibri" w:cs="Arial"/>
                <w:color w:val="auto"/>
                <w:sz w:val="20"/>
                <w:szCs w:val="22"/>
              </w:rPr>
              <w:t>horas)</w:t>
            </w:r>
          </w:p>
        </w:tc>
        <w:tc>
          <w:tcPr>
            <w:tcW w:w="1128" w:type="dxa"/>
            <w:shd w:val="clear" w:color="auto" w:fill="BFBFBF" w:themeFill="background1" w:themeFillShade="BF"/>
            <w:vAlign w:val="center"/>
          </w:tcPr>
          <w:p w14:paraId="45C33101" w14:textId="3E39B346" w:rsidR="000E0B3E" w:rsidRPr="00E71B52" w:rsidRDefault="000E0B3E" w:rsidP="006136B4">
            <w:pPr>
              <w:spacing w:before="0"/>
              <w:jc w:val="center"/>
              <w:rPr>
                <w:rFonts w:eastAsia="Calibri" w:cs="Arial"/>
                <w:color w:val="auto"/>
                <w:sz w:val="20"/>
                <w:szCs w:val="22"/>
              </w:rPr>
            </w:pPr>
            <w:r w:rsidRPr="00E71B52">
              <w:rPr>
                <w:rFonts w:eastAsia="Calibri" w:cs="Arial"/>
                <w:color w:val="auto"/>
                <w:sz w:val="20"/>
                <w:szCs w:val="22"/>
              </w:rPr>
              <w:t>Nº ediciones previstas</w:t>
            </w:r>
            <w:r w:rsidR="00BC53CA">
              <w:rPr>
                <w:rFonts w:eastAsia="Calibri" w:cs="Arial"/>
                <w:color w:val="auto"/>
                <w:sz w:val="20"/>
                <w:szCs w:val="22"/>
                <w:vertAlign w:val="superscript"/>
              </w:rPr>
              <w:t>1</w:t>
            </w:r>
          </w:p>
        </w:tc>
        <w:tc>
          <w:tcPr>
            <w:tcW w:w="2719" w:type="dxa"/>
            <w:shd w:val="clear" w:color="auto" w:fill="BFBFBF" w:themeFill="background1" w:themeFillShade="BF"/>
            <w:vAlign w:val="center"/>
          </w:tcPr>
          <w:p w14:paraId="6C3BC2B6" w14:textId="77777777" w:rsidR="000E0B3E" w:rsidRPr="00E71B52" w:rsidRDefault="000E0B3E" w:rsidP="006136B4">
            <w:pPr>
              <w:spacing w:before="0"/>
              <w:jc w:val="center"/>
              <w:rPr>
                <w:rFonts w:eastAsia="Calibri" w:cs="Arial"/>
                <w:color w:val="auto"/>
                <w:sz w:val="20"/>
                <w:szCs w:val="22"/>
              </w:rPr>
            </w:pPr>
            <w:r w:rsidRPr="00E71B52">
              <w:rPr>
                <w:rFonts w:eastAsia="Calibri" w:cs="Arial"/>
                <w:color w:val="auto"/>
                <w:sz w:val="20"/>
                <w:szCs w:val="22"/>
              </w:rPr>
              <w:t>Necesidades generales</w:t>
            </w:r>
          </w:p>
        </w:tc>
        <w:tc>
          <w:tcPr>
            <w:tcW w:w="2175" w:type="dxa"/>
            <w:shd w:val="clear" w:color="auto" w:fill="BFBFBF" w:themeFill="background1" w:themeFillShade="BF"/>
            <w:vAlign w:val="center"/>
          </w:tcPr>
          <w:p w14:paraId="4BA9A7AB" w14:textId="77777777" w:rsidR="000E0B3E" w:rsidRPr="00E71B52" w:rsidRDefault="000E0B3E" w:rsidP="006136B4">
            <w:pPr>
              <w:spacing w:before="0"/>
              <w:jc w:val="center"/>
              <w:rPr>
                <w:rFonts w:eastAsia="Calibri" w:cs="Arial"/>
                <w:color w:val="auto"/>
                <w:sz w:val="20"/>
                <w:szCs w:val="22"/>
              </w:rPr>
            </w:pPr>
            <w:r w:rsidRPr="00E71B52">
              <w:rPr>
                <w:rFonts w:eastAsia="Calibri" w:cs="Arial"/>
                <w:color w:val="auto"/>
                <w:sz w:val="20"/>
                <w:szCs w:val="22"/>
              </w:rPr>
              <w:t>Objetivos generales</w:t>
            </w:r>
          </w:p>
        </w:tc>
        <w:tc>
          <w:tcPr>
            <w:tcW w:w="2576" w:type="dxa"/>
            <w:shd w:val="clear" w:color="auto" w:fill="BFBFBF" w:themeFill="background1" w:themeFillShade="BF"/>
            <w:vAlign w:val="center"/>
          </w:tcPr>
          <w:p w14:paraId="46922629" w14:textId="77777777" w:rsidR="000E0B3E" w:rsidRPr="00E71B52" w:rsidRDefault="000E0B3E" w:rsidP="006136B4">
            <w:pPr>
              <w:spacing w:before="0"/>
              <w:jc w:val="center"/>
              <w:rPr>
                <w:rFonts w:eastAsia="Calibri" w:cs="Arial"/>
                <w:color w:val="auto"/>
                <w:sz w:val="20"/>
                <w:szCs w:val="22"/>
              </w:rPr>
            </w:pPr>
            <w:r w:rsidRPr="00E71B52">
              <w:rPr>
                <w:rFonts w:eastAsia="Calibri" w:cs="Arial"/>
                <w:color w:val="auto"/>
                <w:sz w:val="20"/>
                <w:szCs w:val="22"/>
              </w:rPr>
              <w:t>Resultados generales</w:t>
            </w:r>
          </w:p>
        </w:tc>
      </w:tr>
      <w:tr w:rsidR="000E0B3E" w:rsidRPr="00B11271" w14:paraId="11FF32C2" w14:textId="77777777" w:rsidTr="006136B4">
        <w:tc>
          <w:tcPr>
            <w:tcW w:w="487" w:type="dxa"/>
            <w:vAlign w:val="center"/>
          </w:tcPr>
          <w:p w14:paraId="69CDCE45" w14:textId="77777777" w:rsidR="000E0B3E" w:rsidRPr="00B11271" w:rsidRDefault="000E0B3E" w:rsidP="006136B4">
            <w:pPr>
              <w:spacing w:before="0"/>
              <w:rPr>
                <w:rFonts w:eastAsia="Calibri" w:cs="Arial"/>
                <w:color w:val="auto"/>
                <w:szCs w:val="22"/>
              </w:rPr>
            </w:pPr>
            <w:r w:rsidRPr="00B11271">
              <w:rPr>
                <w:rFonts w:eastAsia="Calibri" w:cs="Arial"/>
                <w:color w:val="auto"/>
                <w:szCs w:val="22"/>
              </w:rPr>
              <w:t>A1</w:t>
            </w:r>
          </w:p>
        </w:tc>
        <w:tc>
          <w:tcPr>
            <w:tcW w:w="1078" w:type="dxa"/>
            <w:vAlign w:val="center"/>
          </w:tcPr>
          <w:p w14:paraId="176F27BA" w14:textId="77777777" w:rsidR="000E0B3E" w:rsidRPr="00B11271" w:rsidRDefault="000E0B3E" w:rsidP="006136B4">
            <w:pPr>
              <w:spacing w:before="0"/>
              <w:rPr>
                <w:rFonts w:eastAsia="Calibri" w:cs="Arial"/>
                <w:color w:val="auto"/>
                <w:szCs w:val="22"/>
              </w:rPr>
            </w:pPr>
          </w:p>
        </w:tc>
        <w:tc>
          <w:tcPr>
            <w:tcW w:w="2587" w:type="dxa"/>
            <w:vAlign w:val="center"/>
          </w:tcPr>
          <w:p w14:paraId="1E53CB50" w14:textId="77777777" w:rsidR="000E0B3E" w:rsidRPr="00B11271" w:rsidRDefault="000E0B3E" w:rsidP="006136B4">
            <w:pPr>
              <w:spacing w:before="0"/>
              <w:rPr>
                <w:rFonts w:eastAsia="Calibri" w:cs="Arial"/>
                <w:color w:val="auto"/>
                <w:szCs w:val="22"/>
              </w:rPr>
            </w:pPr>
          </w:p>
        </w:tc>
        <w:tc>
          <w:tcPr>
            <w:tcW w:w="1284" w:type="dxa"/>
          </w:tcPr>
          <w:p w14:paraId="0FAB6D25" w14:textId="77777777" w:rsidR="000E0B3E" w:rsidRPr="00B11271" w:rsidRDefault="000E0B3E" w:rsidP="006136B4">
            <w:pPr>
              <w:spacing w:before="0"/>
              <w:rPr>
                <w:rFonts w:eastAsia="Calibri" w:cs="Arial"/>
                <w:color w:val="auto"/>
                <w:szCs w:val="22"/>
              </w:rPr>
            </w:pPr>
          </w:p>
        </w:tc>
        <w:tc>
          <w:tcPr>
            <w:tcW w:w="1128" w:type="dxa"/>
            <w:vAlign w:val="center"/>
          </w:tcPr>
          <w:p w14:paraId="3E86D6F2" w14:textId="77777777" w:rsidR="000E0B3E" w:rsidRPr="00B11271" w:rsidRDefault="000E0B3E" w:rsidP="006136B4">
            <w:pPr>
              <w:spacing w:before="0"/>
              <w:rPr>
                <w:rFonts w:eastAsia="Calibri" w:cs="Arial"/>
                <w:color w:val="auto"/>
                <w:szCs w:val="22"/>
              </w:rPr>
            </w:pPr>
          </w:p>
        </w:tc>
        <w:tc>
          <w:tcPr>
            <w:tcW w:w="2719" w:type="dxa"/>
          </w:tcPr>
          <w:p w14:paraId="55F0C5B9" w14:textId="77777777" w:rsidR="000E0B3E" w:rsidRPr="00B11271" w:rsidRDefault="000E0B3E" w:rsidP="006136B4">
            <w:pPr>
              <w:spacing w:before="0"/>
              <w:rPr>
                <w:rFonts w:eastAsia="Calibri" w:cs="Arial"/>
                <w:color w:val="auto"/>
                <w:szCs w:val="22"/>
              </w:rPr>
            </w:pPr>
          </w:p>
        </w:tc>
        <w:tc>
          <w:tcPr>
            <w:tcW w:w="2175" w:type="dxa"/>
            <w:vAlign w:val="center"/>
          </w:tcPr>
          <w:p w14:paraId="10DE32CF" w14:textId="77777777" w:rsidR="000E0B3E" w:rsidRPr="00B11271" w:rsidRDefault="000E0B3E" w:rsidP="006136B4">
            <w:pPr>
              <w:spacing w:before="0"/>
              <w:rPr>
                <w:rFonts w:eastAsia="Calibri" w:cs="Arial"/>
                <w:color w:val="auto"/>
                <w:szCs w:val="22"/>
              </w:rPr>
            </w:pPr>
          </w:p>
        </w:tc>
        <w:tc>
          <w:tcPr>
            <w:tcW w:w="2576" w:type="dxa"/>
            <w:vAlign w:val="center"/>
          </w:tcPr>
          <w:p w14:paraId="374FF88E" w14:textId="77777777" w:rsidR="000E0B3E" w:rsidRPr="00B11271" w:rsidRDefault="000E0B3E" w:rsidP="006136B4">
            <w:pPr>
              <w:spacing w:before="0"/>
              <w:rPr>
                <w:rFonts w:eastAsia="Calibri" w:cs="Arial"/>
                <w:color w:val="auto"/>
                <w:szCs w:val="22"/>
              </w:rPr>
            </w:pPr>
          </w:p>
        </w:tc>
      </w:tr>
      <w:tr w:rsidR="000E0B3E" w:rsidRPr="00B11271" w14:paraId="58DB0096" w14:textId="77777777" w:rsidTr="006136B4">
        <w:tc>
          <w:tcPr>
            <w:tcW w:w="487" w:type="dxa"/>
            <w:vAlign w:val="center"/>
          </w:tcPr>
          <w:p w14:paraId="064B07C9" w14:textId="77777777" w:rsidR="000E0B3E" w:rsidRPr="00B11271" w:rsidRDefault="000E0B3E" w:rsidP="006136B4">
            <w:pPr>
              <w:spacing w:before="0"/>
              <w:rPr>
                <w:rFonts w:eastAsia="Calibri" w:cs="Arial"/>
                <w:color w:val="auto"/>
                <w:szCs w:val="22"/>
              </w:rPr>
            </w:pPr>
            <w:r w:rsidRPr="00B11271">
              <w:rPr>
                <w:rFonts w:eastAsia="Calibri" w:cs="Arial"/>
                <w:color w:val="auto"/>
                <w:szCs w:val="22"/>
              </w:rPr>
              <w:t>A2</w:t>
            </w:r>
          </w:p>
        </w:tc>
        <w:tc>
          <w:tcPr>
            <w:tcW w:w="1078" w:type="dxa"/>
            <w:vAlign w:val="center"/>
          </w:tcPr>
          <w:p w14:paraId="07764C31" w14:textId="77777777" w:rsidR="000E0B3E" w:rsidRPr="00B11271" w:rsidRDefault="000E0B3E" w:rsidP="006136B4">
            <w:pPr>
              <w:spacing w:before="0"/>
              <w:rPr>
                <w:rFonts w:eastAsia="Calibri" w:cs="Arial"/>
                <w:color w:val="auto"/>
                <w:szCs w:val="22"/>
              </w:rPr>
            </w:pPr>
          </w:p>
        </w:tc>
        <w:tc>
          <w:tcPr>
            <w:tcW w:w="2587" w:type="dxa"/>
            <w:vAlign w:val="center"/>
          </w:tcPr>
          <w:p w14:paraId="6055A0AE" w14:textId="77777777" w:rsidR="000E0B3E" w:rsidRPr="00B11271" w:rsidRDefault="000E0B3E" w:rsidP="006136B4">
            <w:pPr>
              <w:spacing w:before="0"/>
              <w:rPr>
                <w:rFonts w:eastAsia="Calibri" w:cs="Arial"/>
                <w:color w:val="auto"/>
                <w:szCs w:val="22"/>
              </w:rPr>
            </w:pPr>
          </w:p>
        </w:tc>
        <w:tc>
          <w:tcPr>
            <w:tcW w:w="1284" w:type="dxa"/>
          </w:tcPr>
          <w:p w14:paraId="50022BD8" w14:textId="77777777" w:rsidR="000E0B3E" w:rsidRPr="00B11271" w:rsidRDefault="000E0B3E" w:rsidP="006136B4">
            <w:pPr>
              <w:spacing w:before="0"/>
              <w:rPr>
                <w:rFonts w:eastAsia="Calibri" w:cs="Arial"/>
                <w:color w:val="auto"/>
                <w:szCs w:val="22"/>
              </w:rPr>
            </w:pPr>
          </w:p>
        </w:tc>
        <w:tc>
          <w:tcPr>
            <w:tcW w:w="1128" w:type="dxa"/>
            <w:vAlign w:val="center"/>
          </w:tcPr>
          <w:p w14:paraId="7E58E83D" w14:textId="77777777" w:rsidR="000E0B3E" w:rsidRPr="00B11271" w:rsidRDefault="000E0B3E" w:rsidP="006136B4">
            <w:pPr>
              <w:spacing w:before="0"/>
              <w:rPr>
                <w:rFonts w:eastAsia="Calibri" w:cs="Arial"/>
                <w:color w:val="auto"/>
                <w:szCs w:val="22"/>
              </w:rPr>
            </w:pPr>
          </w:p>
        </w:tc>
        <w:tc>
          <w:tcPr>
            <w:tcW w:w="2719" w:type="dxa"/>
          </w:tcPr>
          <w:p w14:paraId="33D26625" w14:textId="77777777" w:rsidR="000E0B3E" w:rsidRPr="00B11271" w:rsidRDefault="000E0B3E" w:rsidP="006136B4">
            <w:pPr>
              <w:spacing w:before="0"/>
              <w:rPr>
                <w:rFonts w:eastAsia="Calibri" w:cs="Arial"/>
                <w:color w:val="auto"/>
                <w:szCs w:val="22"/>
              </w:rPr>
            </w:pPr>
          </w:p>
        </w:tc>
        <w:tc>
          <w:tcPr>
            <w:tcW w:w="2175" w:type="dxa"/>
            <w:vAlign w:val="center"/>
          </w:tcPr>
          <w:p w14:paraId="29A56831" w14:textId="77777777" w:rsidR="000E0B3E" w:rsidRPr="00B11271" w:rsidRDefault="000E0B3E" w:rsidP="006136B4">
            <w:pPr>
              <w:spacing w:before="0"/>
              <w:rPr>
                <w:rFonts w:eastAsia="Calibri" w:cs="Arial"/>
                <w:color w:val="auto"/>
                <w:szCs w:val="22"/>
              </w:rPr>
            </w:pPr>
          </w:p>
        </w:tc>
        <w:tc>
          <w:tcPr>
            <w:tcW w:w="2576" w:type="dxa"/>
            <w:vAlign w:val="center"/>
          </w:tcPr>
          <w:p w14:paraId="499AF5F8" w14:textId="77777777" w:rsidR="000E0B3E" w:rsidRPr="00B11271" w:rsidRDefault="000E0B3E" w:rsidP="006136B4">
            <w:pPr>
              <w:spacing w:before="0"/>
              <w:rPr>
                <w:rFonts w:eastAsia="Calibri" w:cs="Arial"/>
                <w:color w:val="auto"/>
                <w:szCs w:val="22"/>
              </w:rPr>
            </w:pPr>
          </w:p>
        </w:tc>
      </w:tr>
    </w:tbl>
    <w:p w14:paraId="29CCE1DF" w14:textId="086C29F5" w:rsidR="000E0B3E" w:rsidRPr="000C3287" w:rsidRDefault="00BC53CA" w:rsidP="000E0B3E">
      <w:pPr>
        <w:contextualSpacing/>
        <w:rPr>
          <w:rFonts w:cs="Arial"/>
          <w:i/>
          <w:color w:val="auto"/>
          <w:sz w:val="16"/>
          <w:szCs w:val="16"/>
        </w:rPr>
      </w:pPr>
      <w:r>
        <w:rPr>
          <w:rFonts w:cs="Arial"/>
          <w:i/>
          <w:color w:val="auto"/>
          <w:sz w:val="16"/>
          <w:szCs w:val="16"/>
        </w:rPr>
        <w:t>1</w:t>
      </w:r>
      <w:r w:rsidR="000E0B3E" w:rsidRPr="000C3287">
        <w:rPr>
          <w:rFonts w:cs="Arial"/>
          <w:i/>
          <w:color w:val="auto"/>
          <w:sz w:val="16"/>
          <w:szCs w:val="16"/>
        </w:rPr>
        <w:t xml:space="preserve"> Se refiere al número de veces que se realizará una determinada actividad, en su caso.</w:t>
      </w:r>
    </w:p>
    <w:p w14:paraId="3401E082" w14:textId="77777777" w:rsidR="000E0B3E" w:rsidRPr="00A848F2" w:rsidRDefault="000E0B3E" w:rsidP="000E0B3E">
      <w:pPr>
        <w:contextualSpacing/>
        <w:rPr>
          <w:rFonts w:cs="Arial"/>
          <w:i/>
          <w:color w:val="auto"/>
          <w:sz w:val="16"/>
          <w:szCs w:val="16"/>
        </w:rPr>
      </w:pPr>
      <w:r>
        <w:rPr>
          <w:rFonts w:cs="Arial"/>
          <w:i/>
          <w:color w:val="auto"/>
          <w:sz w:val="16"/>
          <w:szCs w:val="16"/>
        </w:rPr>
        <w:t xml:space="preserve">(*) </w:t>
      </w:r>
      <w:r w:rsidRPr="00A848F2">
        <w:rPr>
          <w:rFonts w:cs="Arial"/>
          <w:i/>
          <w:color w:val="auto"/>
          <w:sz w:val="16"/>
          <w:szCs w:val="16"/>
        </w:rPr>
        <w:t>Si procede, indicar la relación, complementariedad, coherencia entre las actividades planificadas.</w:t>
      </w:r>
    </w:p>
    <w:p w14:paraId="470EB36B" w14:textId="77777777" w:rsidR="000E0B3E" w:rsidRDefault="000E0B3E" w:rsidP="000E0B3E">
      <w:pPr>
        <w:spacing w:before="0" w:line="240" w:lineRule="auto"/>
        <w:jc w:val="left"/>
        <w:rPr>
          <w:rFonts w:eastAsia="Calibri" w:cs="Arial"/>
          <w:i/>
          <w:color w:val="A6A6A6"/>
          <w:szCs w:val="22"/>
        </w:rPr>
      </w:pPr>
      <w:r w:rsidRPr="003C08B7" w:rsidDel="00D95F75">
        <w:rPr>
          <w:rFonts w:eastAsia="Calibri" w:cs="Arial"/>
          <w:i/>
          <w:color w:val="A6A6A6"/>
          <w:szCs w:val="22"/>
        </w:rPr>
        <w:t xml:space="preserve"> </w:t>
      </w:r>
    </w:p>
    <w:p w14:paraId="1A05E1B2" w14:textId="77777777" w:rsidR="000E0B3E" w:rsidRPr="003C08B7" w:rsidRDefault="000E0B3E" w:rsidP="000E0B3E">
      <w:pPr>
        <w:spacing w:before="0" w:line="240" w:lineRule="auto"/>
        <w:jc w:val="left"/>
        <w:rPr>
          <w:rFonts w:eastAsia="Calibri" w:cs="Arial"/>
          <w:i/>
          <w:color w:val="A6A6A6"/>
          <w:szCs w:val="22"/>
        </w:rPr>
      </w:pPr>
      <w:r w:rsidRPr="003C08B7">
        <w:rPr>
          <w:rFonts w:eastAsia="Calibri" w:cs="Arial"/>
          <w:i/>
          <w:color w:val="A6A6A6"/>
          <w:szCs w:val="22"/>
        </w:rPr>
        <w:t xml:space="preserve"> (Insertar tantas filas como proceda)</w:t>
      </w:r>
    </w:p>
    <w:p w14:paraId="0BD17714" w14:textId="468A2245" w:rsidR="000E0B3E" w:rsidRDefault="000E0B3E" w:rsidP="00374CF7">
      <w:pPr>
        <w:spacing w:before="0" w:line="240" w:lineRule="auto"/>
        <w:jc w:val="left"/>
        <w:rPr>
          <w:rFonts w:eastAsia="Calibri" w:cs="Arial"/>
          <w:i/>
          <w:color w:val="A6A6A6"/>
          <w:szCs w:val="22"/>
        </w:rPr>
      </w:pPr>
    </w:p>
    <w:p w14:paraId="3C517B65" w14:textId="07115F38" w:rsidR="000E0B3E" w:rsidRDefault="000E0B3E" w:rsidP="00374CF7">
      <w:pPr>
        <w:spacing w:before="0" w:line="240" w:lineRule="auto"/>
        <w:jc w:val="left"/>
        <w:rPr>
          <w:rFonts w:eastAsia="Calibri" w:cs="Arial"/>
          <w:i/>
          <w:color w:val="A6A6A6"/>
          <w:szCs w:val="22"/>
        </w:rPr>
      </w:pPr>
    </w:p>
    <w:p w14:paraId="407EA7A2" w14:textId="77777777" w:rsidR="000E0B3E" w:rsidRDefault="000E0B3E" w:rsidP="00374CF7">
      <w:pPr>
        <w:spacing w:before="0" w:line="240" w:lineRule="auto"/>
        <w:jc w:val="left"/>
        <w:rPr>
          <w:rFonts w:eastAsia="Calibri" w:cs="Arial"/>
          <w:color w:val="A6A6A6"/>
          <w:szCs w:val="22"/>
        </w:rPr>
        <w:sectPr w:rsidR="000E0B3E" w:rsidSect="006136B4">
          <w:footerReference w:type="default" r:id="rId12"/>
          <w:pgSz w:w="16838" w:h="11906" w:orient="landscape"/>
          <w:pgMar w:top="1701" w:right="1417" w:bottom="1841" w:left="1417" w:header="708" w:footer="1157" w:gutter="0"/>
          <w:cols w:space="708"/>
          <w:docGrid w:linePitch="360"/>
        </w:sectPr>
      </w:pPr>
    </w:p>
    <w:tbl>
      <w:tblPr>
        <w:tblStyle w:val="Tablaconcuadrcula4"/>
        <w:tblW w:w="0" w:type="auto"/>
        <w:tblLook w:val="04A0" w:firstRow="1" w:lastRow="0" w:firstColumn="1" w:lastColumn="0" w:noHBand="0" w:noVBand="1"/>
      </w:tblPr>
      <w:tblGrid>
        <w:gridCol w:w="8354"/>
      </w:tblGrid>
      <w:tr w:rsidR="0080496A" w:rsidRPr="00B11271" w14:paraId="0F0D85EB" w14:textId="77777777" w:rsidTr="0037783A">
        <w:trPr>
          <w:trHeight w:val="340"/>
        </w:trPr>
        <w:tc>
          <w:tcPr>
            <w:tcW w:w="8354" w:type="dxa"/>
            <w:vAlign w:val="center"/>
          </w:tcPr>
          <w:p w14:paraId="44DA8AD9" w14:textId="28DD0C68" w:rsidR="0080496A" w:rsidRPr="00B11271" w:rsidRDefault="0037783A" w:rsidP="00852D1A">
            <w:pPr>
              <w:spacing w:before="0" w:after="0"/>
              <w:rPr>
                <w:rFonts w:eastAsia="Calibri" w:cs="Arial"/>
                <w:color w:val="auto"/>
                <w:szCs w:val="22"/>
              </w:rPr>
            </w:pPr>
            <w:r>
              <w:rPr>
                <w:rFonts w:eastAsia="Calibri" w:cs="Arial"/>
                <w:color w:val="auto"/>
                <w:szCs w:val="22"/>
              </w:rPr>
              <w:lastRenderedPageBreak/>
              <w:t xml:space="preserve">Participantes. </w:t>
            </w:r>
            <w:r w:rsidR="004C17CB">
              <w:rPr>
                <w:rFonts w:eastAsia="Calibri" w:cs="Arial"/>
                <w:color w:val="auto"/>
                <w:szCs w:val="22"/>
              </w:rPr>
              <w:t>Usuarios finales</w:t>
            </w:r>
          </w:p>
        </w:tc>
      </w:tr>
    </w:tbl>
    <w:p w14:paraId="14D74F1B" w14:textId="4DA1CA1A" w:rsidR="0080496A" w:rsidRPr="00374CF7" w:rsidRDefault="0080496A" w:rsidP="002458BA">
      <w:pPr>
        <w:spacing w:line="240" w:lineRule="auto"/>
        <w:rPr>
          <w:rFonts w:eastAsia="Calibri" w:cs="Arial"/>
          <w:color w:val="A6A6A6"/>
          <w:szCs w:val="22"/>
        </w:rPr>
      </w:pPr>
      <w:r w:rsidRPr="00374CF7">
        <w:rPr>
          <w:rFonts w:eastAsia="Calibri" w:cs="Arial"/>
          <w:color w:val="A6A6A6"/>
          <w:szCs w:val="22"/>
        </w:rPr>
        <w:t xml:space="preserve">Identificar, de forma general, el perfil de los </w:t>
      </w:r>
      <w:r w:rsidR="004C17CB">
        <w:rPr>
          <w:rFonts w:eastAsia="Calibri" w:cs="Arial"/>
          <w:color w:val="A6A6A6"/>
          <w:szCs w:val="22"/>
        </w:rPr>
        <w:t>usuarios finale</w:t>
      </w:r>
      <w:r w:rsidR="004C17CB" w:rsidRPr="00374CF7">
        <w:rPr>
          <w:rFonts w:eastAsia="Calibri" w:cs="Arial"/>
          <w:color w:val="A6A6A6"/>
          <w:szCs w:val="22"/>
        </w:rPr>
        <w:t xml:space="preserve">s </w:t>
      </w:r>
      <w:r w:rsidR="00BA2727">
        <w:rPr>
          <w:rFonts w:eastAsia="Calibri" w:cs="Arial"/>
          <w:color w:val="A6A6A6"/>
          <w:szCs w:val="22"/>
        </w:rPr>
        <w:t>de la actividad</w:t>
      </w:r>
      <w:r w:rsidR="00374CF7" w:rsidRPr="00374CF7">
        <w:rPr>
          <w:rFonts w:eastAsia="Calibri" w:cs="Arial"/>
          <w:color w:val="A6A6A6"/>
          <w:szCs w:val="22"/>
        </w:rPr>
        <w:t xml:space="preserve"> (los </w:t>
      </w:r>
      <w:r w:rsidR="009F1089">
        <w:rPr>
          <w:rFonts w:eastAsia="Calibri" w:cs="Arial"/>
          <w:color w:val="A6A6A6"/>
          <w:szCs w:val="22"/>
        </w:rPr>
        <w:t>participantes</w:t>
      </w:r>
      <w:r w:rsidR="00374CF7" w:rsidRPr="00374CF7">
        <w:rPr>
          <w:rFonts w:eastAsia="Calibri" w:cs="Arial"/>
          <w:color w:val="A6A6A6"/>
          <w:szCs w:val="22"/>
        </w:rPr>
        <w:t>) para el que está diseñada la Propuesta</w:t>
      </w:r>
      <w:r w:rsidR="001230A7">
        <w:rPr>
          <w:rFonts w:eastAsia="Calibri" w:cs="Arial"/>
          <w:color w:val="A6A6A6"/>
          <w:szCs w:val="22"/>
        </w:rPr>
        <w:t xml:space="preserve"> de Actividades</w:t>
      </w:r>
      <w:r w:rsidR="00374CF7" w:rsidRPr="00374CF7">
        <w:rPr>
          <w:rFonts w:eastAsia="Calibri" w:cs="Arial"/>
          <w:color w:val="A6A6A6"/>
          <w:szCs w:val="22"/>
        </w:rPr>
        <w:t>.</w:t>
      </w:r>
      <w:r w:rsidRPr="00374CF7">
        <w:rPr>
          <w:rFonts w:eastAsia="Calibri" w:cs="Arial"/>
          <w:color w:val="A6A6A6"/>
          <w:szCs w:val="22"/>
        </w:rPr>
        <w:t xml:space="preserve"> </w:t>
      </w:r>
    </w:p>
    <w:p w14:paraId="7A4092E4" w14:textId="658A06B6" w:rsidR="00374CF7" w:rsidRPr="00374CF7" w:rsidRDefault="00374CF7" w:rsidP="00374CF7">
      <w:pPr>
        <w:suppressAutoHyphens/>
        <w:spacing w:before="0"/>
        <w:rPr>
          <w:rFonts w:eastAsia="Calibri"/>
          <w:color w:val="A6A6A6"/>
        </w:rPr>
      </w:pPr>
      <w:r w:rsidRPr="00374CF7">
        <w:rPr>
          <w:rFonts w:eastAsia="Calibri"/>
          <w:color w:val="A6A6A6"/>
        </w:rPr>
        <w:t xml:space="preserve">Identificar el número total de </w:t>
      </w:r>
      <w:r w:rsidR="009F1089">
        <w:rPr>
          <w:rFonts w:eastAsia="Calibri"/>
          <w:color w:val="A6A6A6"/>
        </w:rPr>
        <w:t>participantes</w:t>
      </w:r>
      <w:r w:rsidR="009F1089" w:rsidRPr="00374CF7">
        <w:rPr>
          <w:rFonts w:eastAsia="Calibri"/>
          <w:color w:val="A6A6A6"/>
        </w:rPr>
        <w:t xml:space="preserve"> </w:t>
      </w:r>
      <w:r w:rsidRPr="00374CF7">
        <w:rPr>
          <w:rFonts w:eastAsia="Calibri"/>
          <w:color w:val="A6A6A6"/>
        </w:rPr>
        <w:t>esperados</w:t>
      </w:r>
      <w:r w:rsidR="00F5599C">
        <w:rPr>
          <w:rFonts w:eastAsia="Calibri"/>
          <w:color w:val="A6A6A6"/>
        </w:rPr>
        <w:t xml:space="preserve">, </w:t>
      </w:r>
      <w:r w:rsidRPr="00374CF7">
        <w:rPr>
          <w:rFonts w:eastAsia="Calibri"/>
          <w:color w:val="A6A6A6"/>
        </w:rPr>
        <w:t>debiéndose justificar y argumentar esta cifra estimada.</w:t>
      </w:r>
    </w:p>
    <w:p w14:paraId="23028445" w14:textId="7B3059B7" w:rsidR="0080496A" w:rsidRDefault="0080496A" w:rsidP="00374CF7">
      <w:pPr>
        <w:spacing w:before="0" w:line="240" w:lineRule="auto"/>
        <w:rPr>
          <w:rFonts w:eastAsia="Calibri" w:cs="Arial"/>
          <w:color w:val="A6A6A6"/>
          <w:szCs w:val="22"/>
        </w:rPr>
      </w:pPr>
      <w:r w:rsidRPr="00374CF7">
        <w:rPr>
          <w:rFonts w:eastAsia="Calibri" w:cs="Arial"/>
          <w:color w:val="A6A6A6"/>
          <w:szCs w:val="22"/>
        </w:rPr>
        <w:t>Descripción del</w:t>
      </w:r>
      <w:r w:rsidR="009D61DB">
        <w:rPr>
          <w:rFonts w:eastAsia="Calibri" w:cs="Arial"/>
          <w:color w:val="A6A6A6"/>
          <w:szCs w:val="22"/>
        </w:rPr>
        <w:t xml:space="preserve"> sistema de selección de </w:t>
      </w:r>
      <w:r w:rsidR="009F1089">
        <w:rPr>
          <w:rFonts w:eastAsia="Calibri" w:cs="Arial"/>
          <w:color w:val="A6A6A6"/>
          <w:szCs w:val="22"/>
        </w:rPr>
        <w:t>participantes</w:t>
      </w:r>
      <w:r w:rsidRPr="00374CF7">
        <w:rPr>
          <w:rFonts w:eastAsia="Calibri" w:cs="Arial"/>
          <w:color w:val="A6A6A6"/>
          <w:szCs w:val="22"/>
        </w:rPr>
        <w:t xml:space="preserve">, con especial consideración a la </w:t>
      </w:r>
      <w:r w:rsidR="00E7286B">
        <w:rPr>
          <w:rFonts w:eastAsia="Calibri"/>
          <w:color w:val="A6A6A6"/>
        </w:rPr>
        <w:t>a</w:t>
      </w:r>
      <w:r w:rsidR="00E7286B" w:rsidRPr="00D83911">
        <w:rPr>
          <w:rFonts w:eastAsia="Calibri"/>
          <w:color w:val="A6A6A6"/>
        </w:rPr>
        <w:t xml:space="preserve">decuación </w:t>
      </w:r>
      <w:r w:rsidR="00E7286B">
        <w:rPr>
          <w:rFonts w:eastAsia="Calibri"/>
          <w:color w:val="A6A6A6"/>
        </w:rPr>
        <w:t>de la oferta de actividades a lo</w:t>
      </w:r>
      <w:r w:rsidR="00E7286B" w:rsidRPr="00D83911">
        <w:rPr>
          <w:rFonts w:eastAsia="Calibri"/>
          <w:color w:val="A6A6A6"/>
        </w:rPr>
        <w:t>s poten</w:t>
      </w:r>
      <w:r w:rsidR="00E7286B">
        <w:rPr>
          <w:rFonts w:eastAsia="Calibri"/>
          <w:color w:val="A6A6A6"/>
        </w:rPr>
        <w:t xml:space="preserve">ciales </w:t>
      </w:r>
      <w:r w:rsidR="00B5327D">
        <w:rPr>
          <w:rFonts w:eastAsia="Calibri"/>
          <w:color w:val="A6A6A6"/>
        </w:rPr>
        <w:t>usuarios finales</w:t>
      </w:r>
      <w:r w:rsidR="00E7286B" w:rsidRPr="00D83911">
        <w:rPr>
          <w:rFonts w:eastAsia="Calibri"/>
          <w:color w:val="A6A6A6"/>
        </w:rPr>
        <w:t xml:space="preserve"> (especial consideración de la inclusión del enfoque de género, la atracción y retención de jóvenes y la cobertura a profesionales en zonas remotas, de alta montaña e incluidas en figuras de protección de espacios y especies.)</w:t>
      </w:r>
      <w:r w:rsidR="00374CF7" w:rsidRPr="00374CF7">
        <w:rPr>
          <w:rFonts w:eastAsia="Calibri" w:cs="Arial"/>
          <w:color w:val="A6A6A6"/>
          <w:szCs w:val="22"/>
        </w:rPr>
        <w:t>.</w:t>
      </w:r>
    </w:p>
    <w:p w14:paraId="4F9BD5FE" w14:textId="77777777" w:rsidR="003C08B7" w:rsidRPr="00374CF7" w:rsidRDefault="003C08B7" w:rsidP="003F378B">
      <w:pPr>
        <w:spacing w:before="0" w:after="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354"/>
      </w:tblGrid>
      <w:tr w:rsidR="0080496A" w:rsidRPr="00B11271" w14:paraId="2438AFB1" w14:textId="77777777" w:rsidTr="00374CF7">
        <w:trPr>
          <w:trHeight w:val="420"/>
        </w:trPr>
        <w:tc>
          <w:tcPr>
            <w:tcW w:w="8494" w:type="dxa"/>
            <w:vAlign w:val="center"/>
          </w:tcPr>
          <w:p w14:paraId="349A72F3" w14:textId="08EECD60" w:rsidR="0080496A" w:rsidRPr="00B11271" w:rsidRDefault="0080496A" w:rsidP="002A4005">
            <w:pPr>
              <w:spacing w:before="0" w:after="0"/>
              <w:rPr>
                <w:rFonts w:eastAsia="Calibri" w:cs="Arial"/>
                <w:color w:val="auto"/>
                <w:szCs w:val="22"/>
              </w:rPr>
            </w:pPr>
            <w:r w:rsidRPr="00374CF7">
              <w:rPr>
                <w:rFonts w:eastAsia="Calibri" w:cs="Arial"/>
                <w:color w:val="auto"/>
                <w:szCs w:val="22"/>
              </w:rPr>
              <w:t xml:space="preserve">Plan de promoción y captación de </w:t>
            </w:r>
            <w:r w:rsidR="009F1089">
              <w:rPr>
                <w:rFonts w:eastAsia="Calibri" w:cs="Arial"/>
                <w:color w:val="auto"/>
                <w:szCs w:val="22"/>
              </w:rPr>
              <w:t>participantes</w:t>
            </w:r>
          </w:p>
        </w:tc>
      </w:tr>
    </w:tbl>
    <w:p w14:paraId="3C68C903" w14:textId="3DC53917" w:rsidR="003F378B" w:rsidRPr="003F378B" w:rsidRDefault="00374CF7" w:rsidP="003F378B">
      <w:pPr>
        <w:suppressAutoHyphens/>
        <w:autoSpaceDN w:val="0"/>
        <w:textAlignment w:val="baseline"/>
        <w:rPr>
          <w:rFonts w:eastAsia="Calibri"/>
          <w:color w:val="A6A6A6"/>
        </w:rPr>
      </w:pPr>
      <w:r w:rsidRPr="003F378B">
        <w:rPr>
          <w:rFonts w:eastAsia="Calibri"/>
          <w:color w:val="A6A6A6"/>
        </w:rPr>
        <w:t xml:space="preserve">Descripción </w:t>
      </w:r>
      <w:r w:rsidR="003F378B">
        <w:rPr>
          <w:rFonts w:eastAsia="Calibri"/>
          <w:color w:val="A6A6A6"/>
        </w:rPr>
        <w:t>del p</w:t>
      </w:r>
      <w:r w:rsidR="003F378B" w:rsidRPr="003F378B">
        <w:rPr>
          <w:rFonts w:eastAsia="Calibri"/>
          <w:color w:val="A6A6A6"/>
        </w:rPr>
        <w:t xml:space="preserve">lan de promoción </w:t>
      </w:r>
      <w:r w:rsidR="00BA2727">
        <w:rPr>
          <w:rFonts w:eastAsia="Calibri"/>
          <w:color w:val="A6A6A6"/>
        </w:rPr>
        <w:t>de la actividad demostrativa</w:t>
      </w:r>
      <w:r w:rsidR="003F378B" w:rsidRPr="003F378B">
        <w:rPr>
          <w:rFonts w:eastAsia="Calibri"/>
          <w:color w:val="A6A6A6"/>
        </w:rPr>
        <w:t xml:space="preserve"> y captación de </w:t>
      </w:r>
      <w:r w:rsidR="009F1089">
        <w:rPr>
          <w:rFonts w:eastAsia="Calibri"/>
          <w:color w:val="A6A6A6"/>
        </w:rPr>
        <w:t>participantes</w:t>
      </w:r>
      <w:r w:rsidR="009F1089" w:rsidRPr="003F378B">
        <w:rPr>
          <w:rFonts w:eastAsia="Calibri"/>
          <w:color w:val="A6A6A6"/>
        </w:rPr>
        <w:t xml:space="preserve"> </w:t>
      </w:r>
      <w:r w:rsidR="003F378B" w:rsidRPr="003F378B">
        <w:rPr>
          <w:rFonts w:eastAsia="Calibri"/>
          <w:color w:val="A6A6A6"/>
        </w:rPr>
        <w:t xml:space="preserve">incluyendo acciones </w:t>
      </w:r>
      <w:r w:rsidR="00AA5295" w:rsidRPr="003F378B">
        <w:rPr>
          <w:rFonts w:eastAsia="Calibri"/>
          <w:color w:val="A6A6A6"/>
        </w:rPr>
        <w:t>específicas</w:t>
      </w:r>
      <w:r w:rsidR="003F378B" w:rsidRPr="003F378B">
        <w:rPr>
          <w:rFonts w:eastAsia="Calibri"/>
          <w:color w:val="A6A6A6"/>
        </w:rPr>
        <w:t xml:space="preserve"> para asegurar que las actividades tengan un número de </w:t>
      </w:r>
      <w:r w:rsidR="009F1089">
        <w:rPr>
          <w:rFonts w:eastAsia="Calibri"/>
          <w:color w:val="A6A6A6"/>
        </w:rPr>
        <w:t>participantes</w:t>
      </w:r>
      <w:r w:rsidR="009F1089" w:rsidRPr="003F378B">
        <w:rPr>
          <w:rFonts w:eastAsia="Calibri"/>
          <w:color w:val="A6A6A6"/>
        </w:rPr>
        <w:t xml:space="preserve"> </w:t>
      </w:r>
      <w:r w:rsidR="003F378B" w:rsidRPr="003F378B">
        <w:rPr>
          <w:rFonts w:eastAsia="Calibri"/>
          <w:color w:val="A6A6A6"/>
        </w:rPr>
        <w:t xml:space="preserve">adecuado para garantizar la eficacia de la actuación. </w:t>
      </w:r>
    </w:p>
    <w:p w14:paraId="1AF4575D" w14:textId="77777777" w:rsidR="003F378B" w:rsidRPr="003F378B" w:rsidRDefault="003F378B" w:rsidP="003F378B">
      <w:pPr>
        <w:suppressAutoHyphens/>
        <w:autoSpaceDN w:val="0"/>
        <w:textAlignment w:val="baseline"/>
        <w:rPr>
          <w:rFonts w:eastAsia="Calibri"/>
          <w:color w:val="A6A6A6"/>
        </w:rPr>
      </w:pPr>
      <w:r w:rsidRPr="003F378B">
        <w:rPr>
          <w:rFonts w:eastAsia="Calibri"/>
          <w:color w:val="A6A6A6"/>
        </w:rPr>
        <w:t xml:space="preserve">Indicar, al menos, medios de difusión, frecuencia de dichas iniciativas y público objetivo. </w:t>
      </w:r>
    </w:p>
    <w:p w14:paraId="70E4C614"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354"/>
      </w:tblGrid>
      <w:tr w:rsidR="0080496A" w:rsidRPr="00B11271" w14:paraId="6C7AABD0" w14:textId="77777777" w:rsidTr="00374CF7">
        <w:trPr>
          <w:trHeight w:val="336"/>
        </w:trPr>
        <w:tc>
          <w:tcPr>
            <w:tcW w:w="8494" w:type="dxa"/>
            <w:vAlign w:val="center"/>
          </w:tcPr>
          <w:p w14:paraId="2E9A31F1" w14:textId="77777777" w:rsidR="0080496A" w:rsidRPr="00B11271" w:rsidRDefault="0080496A" w:rsidP="00374CF7">
            <w:pPr>
              <w:spacing w:before="0" w:after="0"/>
              <w:rPr>
                <w:rFonts w:eastAsia="Calibri" w:cs="Arial"/>
                <w:color w:val="auto"/>
                <w:szCs w:val="22"/>
              </w:rPr>
            </w:pPr>
            <w:r w:rsidRPr="00B11271">
              <w:rPr>
                <w:rFonts w:eastAsia="Calibri" w:cs="Arial"/>
                <w:color w:val="auto"/>
                <w:szCs w:val="22"/>
              </w:rPr>
              <w:t>Plan de seguimiento y evaluación</w:t>
            </w:r>
          </w:p>
        </w:tc>
      </w:tr>
    </w:tbl>
    <w:p w14:paraId="18632234" w14:textId="0D9D6CD5" w:rsidR="003F378B" w:rsidRPr="003F378B" w:rsidRDefault="0080496A" w:rsidP="003F378B">
      <w:pPr>
        <w:suppressAutoHyphens/>
        <w:rPr>
          <w:rFonts w:eastAsia="Calibri"/>
          <w:color w:val="A6A6A6"/>
        </w:rPr>
      </w:pPr>
      <w:r w:rsidRPr="003C08B7">
        <w:rPr>
          <w:rFonts w:eastAsia="Calibri"/>
          <w:color w:val="A6A6A6"/>
        </w:rPr>
        <w:t xml:space="preserve">Descripción </w:t>
      </w:r>
      <w:r w:rsidR="003F378B">
        <w:rPr>
          <w:rFonts w:eastAsia="Calibri"/>
          <w:color w:val="A6A6A6"/>
        </w:rPr>
        <w:t>del p</w:t>
      </w:r>
      <w:r w:rsidR="003F378B" w:rsidRPr="003F378B">
        <w:rPr>
          <w:rFonts w:eastAsia="Calibri"/>
          <w:color w:val="A6A6A6"/>
        </w:rPr>
        <w:t>lan de seguimiento y evaluación describiendo el sistema de evaluación interna que se aplicará para el seguimiento y</w:t>
      </w:r>
      <w:r w:rsidR="00E7286B">
        <w:rPr>
          <w:rFonts w:eastAsia="Calibri"/>
          <w:color w:val="A6A6A6"/>
        </w:rPr>
        <w:t xml:space="preserve"> evaluación de la Propuesta de a</w:t>
      </w:r>
      <w:r w:rsidR="003F378B" w:rsidRPr="003F378B">
        <w:rPr>
          <w:rFonts w:eastAsia="Calibri"/>
          <w:color w:val="A6A6A6"/>
        </w:rPr>
        <w:t xml:space="preserve">ctividades. </w:t>
      </w:r>
    </w:p>
    <w:p w14:paraId="0D74F090" w14:textId="522C058A" w:rsidR="003F378B" w:rsidRPr="003F378B" w:rsidRDefault="003F378B" w:rsidP="003F378B">
      <w:pPr>
        <w:suppressAutoHyphens/>
        <w:spacing w:before="0"/>
        <w:rPr>
          <w:rFonts w:eastAsia="Calibri"/>
          <w:color w:val="A6A6A6"/>
        </w:rPr>
      </w:pPr>
      <w:r w:rsidRPr="003F378B">
        <w:rPr>
          <w:rFonts w:eastAsia="Calibri"/>
          <w:color w:val="A6A6A6"/>
        </w:rPr>
        <w:t xml:space="preserve">Describir el sistema de control y verificación de las actividades realizadas (ej. control de </w:t>
      </w:r>
      <w:r w:rsidR="009F1089">
        <w:rPr>
          <w:rFonts w:eastAsia="Calibri"/>
          <w:color w:val="A6A6A6"/>
        </w:rPr>
        <w:t>participantes</w:t>
      </w:r>
      <w:r w:rsidRPr="003F378B">
        <w:rPr>
          <w:rFonts w:eastAsia="Calibri"/>
          <w:color w:val="A6A6A6"/>
        </w:rPr>
        <w:t>, cuestionarios de satisfacción, imágenes, vídeos del evento</w:t>
      </w:r>
      <w:r w:rsidR="00E7286B">
        <w:rPr>
          <w:rFonts w:eastAsia="Calibri"/>
          <w:color w:val="A6A6A6"/>
        </w:rPr>
        <w:t>,</w:t>
      </w:r>
      <w:r w:rsidRPr="003F378B">
        <w:rPr>
          <w:rFonts w:eastAsia="Calibri"/>
          <w:color w:val="A6A6A6"/>
        </w:rPr>
        <w:t xml:space="preserve"> etc.) que acredite la realización de las actividades.</w:t>
      </w:r>
    </w:p>
    <w:p w14:paraId="7AC3394E" w14:textId="7DDD6555" w:rsidR="003F378B" w:rsidRDefault="0080496A" w:rsidP="003F378B">
      <w:pPr>
        <w:suppressAutoHyphens/>
        <w:spacing w:before="0"/>
        <w:rPr>
          <w:rFonts w:eastAsia="Calibri"/>
          <w:color w:val="A6A6A6"/>
        </w:rPr>
      </w:pPr>
      <w:r w:rsidRPr="003C08B7">
        <w:rPr>
          <w:rFonts w:eastAsia="Calibri"/>
          <w:color w:val="A6A6A6"/>
        </w:rPr>
        <w:t xml:space="preserve">Descripción </w:t>
      </w:r>
      <w:r w:rsidR="003F378B">
        <w:rPr>
          <w:rFonts w:eastAsia="Calibri"/>
          <w:color w:val="A6A6A6"/>
        </w:rPr>
        <w:t>d</w:t>
      </w:r>
      <w:r w:rsidR="003F378B" w:rsidRPr="003F378B">
        <w:rPr>
          <w:rFonts w:eastAsia="Calibri"/>
          <w:color w:val="A6A6A6"/>
        </w:rPr>
        <w:t xml:space="preserve">el sistema que se utilizará para evaluar el grado de satisfacción de los </w:t>
      </w:r>
      <w:r w:rsidR="009F1089">
        <w:rPr>
          <w:rFonts w:eastAsia="Calibri"/>
          <w:color w:val="A6A6A6"/>
        </w:rPr>
        <w:t>participantes</w:t>
      </w:r>
      <w:r w:rsidR="00BA2727">
        <w:rPr>
          <w:rFonts w:eastAsia="Calibri"/>
          <w:color w:val="A6A6A6"/>
        </w:rPr>
        <w:t>.</w:t>
      </w:r>
    </w:p>
    <w:tbl>
      <w:tblPr>
        <w:tblStyle w:val="Tablaconcuadrcula4"/>
        <w:tblW w:w="0" w:type="auto"/>
        <w:shd w:val="clear" w:color="auto" w:fill="D9D9D9"/>
        <w:tblLook w:val="04A0" w:firstRow="1" w:lastRow="0" w:firstColumn="1" w:lastColumn="0" w:noHBand="0" w:noVBand="1"/>
      </w:tblPr>
      <w:tblGrid>
        <w:gridCol w:w="6816"/>
        <w:gridCol w:w="1538"/>
      </w:tblGrid>
      <w:tr w:rsidR="002B35D2" w:rsidRPr="00B11271" w14:paraId="601C6073" w14:textId="77777777" w:rsidTr="002458BA">
        <w:trPr>
          <w:trHeight w:val="430"/>
        </w:trPr>
        <w:tc>
          <w:tcPr>
            <w:tcW w:w="6816" w:type="dxa"/>
            <w:shd w:val="clear" w:color="auto" w:fill="D9D9D9"/>
            <w:vAlign w:val="center"/>
          </w:tcPr>
          <w:p w14:paraId="257A3F27" w14:textId="1E7FE404" w:rsidR="002B35D2" w:rsidRPr="00B11271" w:rsidRDefault="002458BA" w:rsidP="006E4A90">
            <w:pPr>
              <w:pStyle w:val="Ttulo2"/>
            </w:pPr>
            <w:bookmarkStart w:id="33" w:name="_Toc93663246"/>
            <w:bookmarkStart w:id="34" w:name="_Toc96525632"/>
            <w:bookmarkStart w:id="35" w:name="_Toc97885639"/>
            <w:bookmarkStart w:id="36" w:name="_Toc101791894"/>
            <w:bookmarkStart w:id="37" w:name="_Toc109290016"/>
            <w:bookmarkStart w:id="38" w:name="_Toc110435591"/>
            <w:bookmarkStart w:id="39" w:name="_Toc133477202"/>
            <w:bookmarkStart w:id="40" w:name="_Toc223354312"/>
            <w:bookmarkEnd w:id="10"/>
            <w:bookmarkEnd w:id="11"/>
            <w:bookmarkEnd w:id="12"/>
            <w:bookmarkEnd w:id="13"/>
            <w:bookmarkEnd w:id="14"/>
            <w:bookmarkEnd w:id="15"/>
            <w:r w:rsidRPr="00B11271">
              <w:t>E</w:t>
            </w:r>
            <w:bookmarkEnd w:id="33"/>
            <w:bookmarkEnd w:id="34"/>
            <w:bookmarkEnd w:id="35"/>
            <w:bookmarkEnd w:id="36"/>
            <w:bookmarkEnd w:id="37"/>
            <w:bookmarkEnd w:id="38"/>
            <w:r>
              <w:t>nfoque sectorial</w:t>
            </w:r>
            <w:bookmarkEnd w:id="39"/>
            <w:bookmarkEnd w:id="40"/>
          </w:p>
        </w:tc>
        <w:tc>
          <w:tcPr>
            <w:tcW w:w="1538" w:type="dxa"/>
            <w:shd w:val="clear" w:color="auto" w:fill="FFF2CC" w:themeFill="accent4" w:themeFillTint="33"/>
            <w:vAlign w:val="center"/>
          </w:tcPr>
          <w:p w14:paraId="5DD56F51"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B3</w:t>
            </w:r>
          </w:p>
        </w:tc>
      </w:tr>
    </w:tbl>
    <w:p w14:paraId="778DA8A3" w14:textId="77777777" w:rsidR="002458BA" w:rsidRDefault="002458BA" w:rsidP="002458BA">
      <w:pPr>
        <w:spacing w:line="240" w:lineRule="auto"/>
        <w:rPr>
          <w:rFonts w:eastAsia="Calibri" w:cs="Arial"/>
          <w:color w:val="auto"/>
          <w:szCs w:val="22"/>
        </w:rPr>
      </w:pPr>
      <w:r>
        <w:rPr>
          <w:rFonts w:eastAsia="Calibri"/>
          <w:color w:val="A6A6A6"/>
        </w:rPr>
        <w:t>Detallar las necesidades del sector y los objetivos específicos del PEPAC relacionados con cada una de las actividades propuestas.</w:t>
      </w:r>
    </w:p>
    <w:tbl>
      <w:tblPr>
        <w:tblStyle w:val="Tablaconcuadrcula4"/>
        <w:tblW w:w="0" w:type="auto"/>
        <w:tblLook w:val="04A0" w:firstRow="1" w:lastRow="0" w:firstColumn="1" w:lastColumn="0" w:noHBand="0" w:noVBand="1"/>
      </w:tblPr>
      <w:tblGrid>
        <w:gridCol w:w="1109"/>
        <w:gridCol w:w="3564"/>
        <w:gridCol w:w="3681"/>
      </w:tblGrid>
      <w:tr w:rsidR="002B35D2" w:rsidRPr="00B11271" w14:paraId="0B04A7D4" w14:textId="77777777" w:rsidTr="0051411A">
        <w:tc>
          <w:tcPr>
            <w:tcW w:w="1109" w:type="dxa"/>
            <w:shd w:val="clear" w:color="auto" w:fill="D9D9D9" w:themeFill="background1" w:themeFillShade="D9"/>
            <w:vAlign w:val="center"/>
          </w:tcPr>
          <w:p w14:paraId="31D8534E" w14:textId="77777777" w:rsidR="00B36290" w:rsidRDefault="00B36290" w:rsidP="003C08B7">
            <w:pPr>
              <w:spacing w:before="0" w:after="0"/>
              <w:jc w:val="center"/>
              <w:rPr>
                <w:rFonts w:eastAsia="Calibri" w:cs="Arial"/>
                <w:color w:val="auto"/>
                <w:szCs w:val="22"/>
              </w:rPr>
            </w:pPr>
            <w:r>
              <w:rPr>
                <w:rFonts w:eastAsia="Calibri" w:cs="Arial"/>
                <w:color w:val="auto"/>
                <w:szCs w:val="22"/>
              </w:rPr>
              <w:t>Id</w:t>
            </w:r>
          </w:p>
          <w:p w14:paraId="75771EA5" w14:textId="37682821"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Actividad</w:t>
            </w:r>
          </w:p>
        </w:tc>
        <w:tc>
          <w:tcPr>
            <w:tcW w:w="3564" w:type="dxa"/>
            <w:shd w:val="clear" w:color="auto" w:fill="D9D9D9" w:themeFill="background1" w:themeFillShade="D9"/>
            <w:vAlign w:val="center"/>
          </w:tcPr>
          <w:p w14:paraId="75DF98B9" w14:textId="520B08A5" w:rsidR="002B35D2" w:rsidRPr="00B11271" w:rsidRDefault="002458BA" w:rsidP="003C08B7">
            <w:pPr>
              <w:spacing w:before="0" w:after="0"/>
              <w:jc w:val="center"/>
              <w:rPr>
                <w:rFonts w:eastAsia="Calibri" w:cs="Arial"/>
                <w:color w:val="auto"/>
                <w:szCs w:val="22"/>
              </w:rPr>
            </w:pPr>
            <w:r>
              <w:rPr>
                <w:rFonts w:eastAsia="Calibri" w:cs="Arial"/>
                <w:color w:val="auto"/>
                <w:szCs w:val="22"/>
              </w:rPr>
              <w:t>Enfoque sectorial</w:t>
            </w:r>
          </w:p>
        </w:tc>
        <w:tc>
          <w:tcPr>
            <w:tcW w:w="3681" w:type="dxa"/>
            <w:shd w:val="clear" w:color="auto" w:fill="D9D9D9" w:themeFill="background1" w:themeFillShade="D9"/>
            <w:vAlign w:val="center"/>
          </w:tcPr>
          <w:p w14:paraId="1DF2E9EB" w14:textId="5D7D5E8D" w:rsidR="002B35D2" w:rsidRPr="00B11271" w:rsidRDefault="002458BA" w:rsidP="003C08B7">
            <w:pPr>
              <w:spacing w:before="0" w:after="0"/>
              <w:jc w:val="center"/>
              <w:rPr>
                <w:rFonts w:eastAsia="Calibri" w:cs="Arial"/>
                <w:color w:val="auto"/>
                <w:szCs w:val="22"/>
              </w:rPr>
            </w:pPr>
            <w:r>
              <w:rPr>
                <w:rFonts w:eastAsia="Calibri" w:cs="Arial"/>
                <w:color w:val="auto"/>
                <w:szCs w:val="22"/>
              </w:rPr>
              <w:t>Objetivos específicos PEPAC</w:t>
            </w:r>
          </w:p>
        </w:tc>
      </w:tr>
      <w:tr w:rsidR="002B35D2" w:rsidRPr="00B11271" w14:paraId="7D9B43EF" w14:textId="77777777" w:rsidTr="002458BA">
        <w:tc>
          <w:tcPr>
            <w:tcW w:w="1109" w:type="dxa"/>
          </w:tcPr>
          <w:p w14:paraId="4CA7201F" w14:textId="77777777" w:rsidR="002B35D2" w:rsidRPr="00B11271" w:rsidRDefault="002B35D2" w:rsidP="00D6210D">
            <w:pPr>
              <w:spacing w:before="0"/>
              <w:rPr>
                <w:rFonts w:eastAsia="Calibri" w:cs="Arial"/>
                <w:color w:val="auto"/>
                <w:szCs w:val="22"/>
              </w:rPr>
            </w:pPr>
          </w:p>
        </w:tc>
        <w:tc>
          <w:tcPr>
            <w:tcW w:w="3564" w:type="dxa"/>
          </w:tcPr>
          <w:p w14:paraId="42881044" w14:textId="77777777" w:rsidR="002B35D2" w:rsidRPr="00B11271" w:rsidRDefault="002B35D2" w:rsidP="00D6210D">
            <w:pPr>
              <w:spacing w:before="0"/>
              <w:rPr>
                <w:rFonts w:eastAsia="Calibri" w:cs="Arial"/>
                <w:color w:val="auto"/>
                <w:szCs w:val="22"/>
              </w:rPr>
            </w:pPr>
          </w:p>
        </w:tc>
        <w:tc>
          <w:tcPr>
            <w:tcW w:w="3681" w:type="dxa"/>
          </w:tcPr>
          <w:p w14:paraId="78E4D3B8" w14:textId="77777777" w:rsidR="002B35D2" w:rsidRPr="00B11271" w:rsidRDefault="002B35D2" w:rsidP="00D6210D">
            <w:pPr>
              <w:spacing w:before="0"/>
              <w:rPr>
                <w:rFonts w:eastAsia="Calibri" w:cs="Arial"/>
                <w:color w:val="auto"/>
                <w:szCs w:val="22"/>
              </w:rPr>
            </w:pPr>
          </w:p>
        </w:tc>
      </w:tr>
      <w:tr w:rsidR="002B35D2" w:rsidRPr="00B11271" w14:paraId="646B4D72" w14:textId="77777777" w:rsidTr="002458BA">
        <w:tc>
          <w:tcPr>
            <w:tcW w:w="1109" w:type="dxa"/>
          </w:tcPr>
          <w:p w14:paraId="488A1F09" w14:textId="77777777" w:rsidR="002B35D2" w:rsidRPr="00B11271" w:rsidRDefault="002B35D2" w:rsidP="00D6210D">
            <w:pPr>
              <w:spacing w:before="0"/>
              <w:rPr>
                <w:rFonts w:eastAsia="Calibri" w:cs="Arial"/>
                <w:color w:val="auto"/>
                <w:szCs w:val="22"/>
              </w:rPr>
            </w:pPr>
          </w:p>
        </w:tc>
        <w:tc>
          <w:tcPr>
            <w:tcW w:w="3564" w:type="dxa"/>
          </w:tcPr>
          <w:p w14:paraId="75D575CE" w14:textId="77777777" w:rsidR="002B35D2" w:rsidRPr="00B11271" w:rsidRDefault="002B35D2" w:rsidP="00D6210D">
            <w:pPr>
              <w:spacing w:before="0"/>
              <w:rPr>
                <w:rFonts w:eastAsia="Calibri" w:cs="Arial"/>
                <w:color w:val="auto"/>
                <w:szCs w:val="22"/>
              </w:rPr>
            </w:pPr>
          </w:p>
        </w:tc>
        <w:tc>
          <w:tcPr>
            <w:tcW w:w="3681" w:type="dxa"/>
          </w:tcPr>
          <w:p w14:paraId="1915625D" w14:textId="77777777" w:rsidR="002B35D2" w:rsidRPr="00B11271" w:rsidRDefault="002B35D2" w:rsidP="00D6210D">
            <w:pPr>
              <w:spacing w:before="0"/>
              <w:rPr>
                <w:rFonts w:eastAsia="Calibri" w:cs="Arial"/>
                <w:color w:val="auto"/>
                <w:szCs w:val="22"/>
              </w:rPr>
            </w:pPr>
          </w:p>
        </w:tc>
      </w:tr>
    </w:tbl>
    <w:p w14:paraId="0386E915" w14:textId="77777777" w:rsidR="002B35D2" w:rsidRPr="003C08B7" w:rsidRDefault="002B35D2" w:rsidP="002B35D2">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69A875DC" w14:textId="0DAB11A0" w:rsidR="002B35D2" w:rsidRDefault="002B35D2" w:rsidP="002B35D2">
      <w:pPr>
        <w:spacing w:before="0" w:line="240" w:lineRule="auto"/>
        <w:jc w:val="left"/>
        <w:rPr>
          <w:rFonts w:eastAsia="Calibri" w:cs="Arial"/>
          <w:color w:val="A6A6A6"/>
          <w:szCs w:val="22"/>
        </w:rPr>
      </w:pPr>
    </w:p>
    <w:p w14:paraId="76CFEA1C" w14:textId="21551CD9" w:rsidR="00142DDA" w:rsidRDefault="00142DDA" w:rsidP="002B35D2">
      <w:pPr>
        <w:spacing w:before="0" w:line="240" w:lineRule="auto"/>
        <w:jc w:val="left"/>
        <w:rPr>
          <w:rFonts w:eastAsia="Calibri" w:cs="Arial"/>
          <w:color w:val="A6A6A6"/>
          <w:szCs w:val="22"/>
        </w:rPr>
      </w:pPr>
    </w:p>
    <w:p w14:paraId="5940813B" w14:textId="77777777" w:rsidR="00142DDA" w:rsidRPr="00B11271" w:rsidRDefault="00142DDA"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816"/>
        <w:gridCol w:w="1538"/>
      </w:tblGrid>
      <w:tr w:rsidR="002B35D2" w:rsidRPr="00B11271" w14:paraId="527353E6" w14:textId="77777777" w:rsidTr="003C08B7">
        <w:trPr>
          <w:trHeight w:val="398"/>
        </w:trPr>
        <w:tc>
          <w:tcPr>
            <w:tcW w:w="6941" w:type="dxa"/>
            <w:shd w:val="clear" w:color="auto" w:fill="D9D9D9"/>
            <w:vAlign w:val="center"/>
          </w:tcPr>
          <w:p w14:paraId="7EBE71B4" w14:textId="77777777" w:rsidR="002B35D2" w:rsidRPr="00B11271" w:rsidRDefault="002B35D2" w:rsidP="006E4A90">
            <w:pPr>
              <w:pStyle w:val="Ttulo2"/>
            </w:pPr>
            <w:bookmarkStart w:id="41" w:name="_Toc93663247"/>
            <w:bookmarkStart w:id="42" w:name="_Toc96525633"/>
            <w:bookmarkStart w:id="43" w:name="_Toc97885640"/>
            <w:bookmarkStart w:id="44" w:name="_Toc101791895"/>
            <w:bookmarkStart w:id="45" w:name="_Toc109290017"/>
            <w:bookmarkStart w:id="46" w:name="_Toc110435592"/>
            <w:bookmarkStart w:id="47" w:name="_Toc223354313"/>
            <w:r w:rsidRPr="00B11271">
              <w:lastRenderedPageBreak/>
              <w:t>Impacto previsto</w:t>
            </w:r>
            <w:bookmarkEnd w:id="41"/>
            <w:bookmarkEnd w:id="42"/>
            <w:bookmarkEnd w:id="43"/>
            <w:bookmarkEnd w:id="44"/>
            <w:bookmarkEnd w:id="45"/>
            <w:bookmarkEnd w:id="46"/>
            <w:bookmarkEnd w:id="47"/>
          </w:p>
        </w:tc>
        <w:tc>
          <w:tcPr>
            <w:tcW w:w="1553" w:type="dxa"/>
            <w:shd w:val="clear" w:color="auto" w:fill="FFF2CC" w:themeFill="accent4" w:themeFillTint="33"/>
            <w:vAlign w:val="center"/>
          </w:tcPr>
          <w:p w14:paraId="6B1CFF1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B4</w:t>
            </w:r>
          </w:p>
        </w:tc>
      </w:tr>
    </w:tbl>
    <w:p w14:paraId="2B533FD1" w14:textId="7E2E82B2"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354"/>
      </w:tblGrid>
      <w:tr w:rsidR="002B35D2" w:rsidRPr="00B11271" w14:paraId="028B917C" w14:textId="77777777" w:rsidTr="002458BA">
        <w:tc>
          <w:tcPr>
            <w:tcW w:w="8354" w:type="dxa"/>
          </w:tcPr>
          <w:p w14:paraId="33C4089F" w14:textId="588CA4B7" w:rsidR="002B35D2" w:rsidRPr="00B11271" w:rsidRDefault="002B35D2" w:rsidP="00AA5295">
            <w:pPr>
              <w:spacing w:before="0" w:after="0"/>
              <w:rPr>
                <w:rFonts w:eastAsia="Calibri" w:cs="Arial"/>
                <w:color w:val="auto"/>
                <w:szCs w:val="22"/>
                <w:highlight w:val="yellow"/>
              </w:rPr>
            </w:pPr>
            <w:r w:rsidRPr="00B11271">
              <w:rPr>
                <w:rFonts w:eastAsia="Calibri" w:cs="Arial"/>
                <w:color w:val="auto"/>
                <w:szCs w:val="22"/>
              </w:rPr>
              <w:t>Apoyo al desarrollo empresarial, nuevos modelos de negocio potenciados y fortalecimiento del ecosistema de innovación</w:t>
            </w:r>
            <w:r w:rsidR="00E7286B">
              <w:rPr>
                <w:rFonts w:eastAsia="Calibri" w:cs="Arial"/>
                <w:color w:val="auto"/>
                <w:szCs w:val="22"/>
              </w:rPr>
              <w:t>. Presencia de</w:t>
            </w:r>
            <w:r w:rsidR="00F5599C">
              <w:rPr>
                <w:rFonts w:eastAsia="Calibri" w:cs="Arial"/>
                <w:color w:val="auto"/>
                <w:szCs w:val="22"/>
              </w:rPr>
              <w:t xml:space="preserve"> innovación interacti</w:t>
            </w:r>
            <w:r w:rsidR="004B236A">
              <w:rPr>
                <w:rFonts w:eastAsia="Calibri" w:cs="Arial"/>
                <w:color w:val="auto"/>
                <w:szCs w:val="22"/>
              </w:rPr>
              <w:t>va</w:t>
            </w:r>
            <w:r w:rsidR="004B236A">
              <w:rPr>
                <w:rStyle w:val="Refdenotaalpie"/>
                <w:rFonts w:eastAsia="Calibri" w:cs="Arial"/>
                <w:color w:val="auto"/>
                <w:szCs w:val="22"/>
              </w:rPr>
              <w:footnoteReference w:id="3"/>
            </w:r>
          </w:p>
        </w:tc>
      </w:tr>
    </w:tbl>
    <w:p w14:paraId="1C12F1F4" w14:textId="7A8193E9" w:rsidR="002458BA" w:rsidRPr="00B11271" w:rsidRDefault="002458BA" w:rsidP="002458BA">
      <w:pPr>
        <w:spacing w:after="240" w:line="240" w:lineRule="auto"/>
        <w:rPr>
          <w:rFonts w:eastAsia="Calibri" w:cs="Arial"/>
          <w:color w:val="auto"/>
          <w:szCs w:val="22"/>
        </w:rPr>
      </w:pPr>
      <w:r>
        <w:rPr>
          <w:rFonts w:eastAsia="Calibri"/>
          <w:color w:val="A6A6A6"/>
        </w:rPr>
        <w:t>Descripción y justificación del impacto innovador, empresarial y de la utilidad práctica del Programa</w:t>
      </w:r>
      <w:r w:rsidR="00E7286B">
        <w:rPr>
          <w:rFonts w:eastAsia="Calibri"/>
          <w:color w:val="A6A6A6"/>
        </w:rPr>
        <w:t xml:space="preserve"> de actividades demostrativas</w:t>
      </w:r>
      <w:r w:rsidR="00AF5C7B">
        <w:rPr>
          <w:rFonts w:eastAsia="Calibri"/>
          <w:color w:val="A6A6A6"/>
        </w:rPr>
        <w:t xml:space="preserve"> </w:t>
      </w:r>
      <w:r w:rsidR="00AF5C7B" w:rsidRPr="00AF5C7B">
        <w:rPr>
          <w:rFonts w:eastAsia="Calibri"/>
          <w:color w:val="A6A6A6"/>
        </w:rPr>
        <w:t>no relacionadas con las tecnologías de digitalización</w:t>
      </w:r>
      <w:r>
        <w:rPr>
          <w:rFonts w:eastAsia="Calibri"/>
          <w:color w:val="A6A6A6"/>
        </w:rPr>
        <w:t xml:space="preserve">. </w:t>
      </w:r>
    </w:p>
    <w:tbl>
      <w:tblPr>
        <w:tblStyle w:val="Tablaconcuadrcula4"/>
        <w:tblW w:w="0" w:type="auto"/>
        <w:tblLook w:val="04A0" w:firstRow="1" w:lastRow="0" w:firstColumn="1" w:lastColumn="0" w:noHBand="0" w:noVBand="1"/>
      </w:tblPr>
      <w:tblGrid>
        <w:gridCol w:w="8354"/>
      </w:tblGrid>
      <w:tr w:rsidR="002B35D2" w:rsidRPr="00B11271" w14:paraId="40505376" w14:textId="77777777" w:rsidTr="002458BA">
        <w:trPr>
          <w:trHeight w:val="318"/>
        </w:trPr>
        <w:tc>
          <w:tcPr>
            <w:tcW w:w="8354" w:type="dxa"/>
            <w:vAlign w:val="center"/>
          </w:tcPr>
          <w:p w14:paraId="51A4F4CE" w14:textId="77777777" w:rsidR="002B35D2" w:rsidRPr="00B11271" w:rsidRDefault="002B35D2" w:rsidP="00AA5295">
            <w:pPr>
              <w:spacing w:before="0" w:after="0"/>
              <w:rPr>
                <w:rFonts w:eastAsia="Calibri" w:cs="Arial"/>
                <w:color w:val="auto"/>
                <w:szCs w:val="22"/>
              </w:rPr>
            </w:pPr>
            <w:r w:rsidRPr="00B11271">
              <w:rPr>
                <w:rFonts w:eastAsia="Calibri" w:cs="Arial"/>
                <w:color w:val="auto"/>
                <w:szCs w:val="22"/>
              </w:rPr>
              <w:t>Alcance geográfico</w:t>
            </w:r>
          </w:p>
        </w:tc>
      </w:tr>
    </w:tbl>
    <w:p w14:paraId="3CCE3621" w14:textId="1EDFAC24" w:rsidR="006F713F" w:rsidRDefault="006F713F" w:rsidP="006F713F">
      <w:pPr>
        <w:suppressAutoHyphens/>
        <w:rPr>
          <w:rFonts w:eastAsia="Calibri"/>
          <w:color w:val="A6A6A6"/>
        </w:rPr>
      </w:pPr>
      <w:r w:rsidRPr="00F01158">
        <w:rPr>
          <w:rFonts w:eastAsia="Calibri"/>
          <w:color w:val="A6A6A6"/>
        </w:rPr>
        <w:t xml:space="preserve">Detallar si </w:t>
      </w:r>
      <w:r w:rsidR="006C4995">
        <w:rPr>
          <w:rFonts w:eastAsia="Calibri"/>
          <w:color w:val="A6A6A6"/>
        </w:rPr>
        <w:t>la actividad demostrativa</w:t>
      </w:r>
      <w:r w:rsidRPr="00F01158">
        <w:rPr>
          <w:rFonts w:eastAsia="Calibri"/>
          <w:color w:val="A6A6A6"/>
        </w:rPr>
        <w:t xml:space="preserve"> tiene previsto un alcance local, autonómico</w:t>
      </w:r>
      <w:r w:rsidR="00C0562B">
        <w:rPr>
          <w:rFonts w:eastAsia="Calibri"/>
          <w:color w:val="A6A6A6"/>
        </w:rPr>
        <w:t xml:space="preserve"> o</w:t>
      </w:r>
      <w:r w:rsidRPr="00F01158">
        <w:rPr>
          <w:rFonts w:eastAsia="Calibri"/>
          <w:color w:val="A6A6A6"/>
        </w:rPr>
        <w:t xml:space="preserve"> nacional o internacional.</w:t>
      </w:r>
    </w:p>
    <w:p w14:paraId="15515F70" w14:textId="77777777" w:rsidR="00F5599C" w:rsidRDefault="00F5599C" w:rsidP="00F5599C">
      <w:pPr>
        <w:spacing w:before="0" w:line="240" w:lineRule="auto"/>
        <w:jc w:val="left"/>
        <w:rPr>
          <w:rFonts w:eastAsia="Calibri" w:cs="Arial"/>
          <w:color w:val="auto"/>
          <w:szCs w:val="22"/>
        </w:rPr>
      </w:pPr>
      <w:r>
        <w:rPr>
          <w:rFonts w:eastAsia="Times New Roman" w:cs="Arial"/>
          <w:color w:val="A6A6A6"/>
          <w:szCs w:val="22"/>
          <w:lang w:eastAsia="es-ES"/>
        </w:rPr>
        <w:t>Deberá indicarse:</w:t>
      </w:r>
      <w:r w:rsidRPr="00B11271">
        <w:rPr>
          <w:rFonts w:eastAsia="Calibri" w:cs="Arial"/>
          <w:color w:val="auto"/>
          <w:szCs w:val="22"/>
        </w:rPr>
        <w:t xml:space="preserve"> </w:t>
      </w:r>
    </w:p>
    <w:p w14:paraId="649E9A6D"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Nº de CCAA:</w:t>
      </w:r>
    </w:p>
    <w:p w14:paraId="33972928"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CCAA:</w:t>
      </w:r>
    </w:p>
    <w:p w14:paraId="4912AA0A"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Justificación:</w:t>
      </w:r>
    </w:p>
    <w:p w14:paraId="6C12188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6941"/>
        <w:gridCol w:w="1413"/>
      </w:tblGrid>
      <w:tr w:rsidR="002B35D2" w:rsidRPr="00B11271" w14:paraId="681BF4ED" w14:textId="77777777" w:rsidTr="00E7286B">
        <w:trPr>
          <w:trHeight w:val="354"/>
        </w:trPr>
        <w:tc>
          <w:tcPr>
            <w:tcW w:w="6941" w:type="dxa"/>
            <w:shd w:val="clear" w:color="auto" w:fill="D9D9D9"/>
            <w:vAlign w:val="center"/>
          </w:tcPr>
          <w:p w14:paraId="0D44A7AD" w14:textId="683A46C1" w:rsidR="002B35D2" w:rsidRPr="00B11271" w:rsidRDefault="002B35D2" w:rsidP="004B236A">
            <w:pPr>
              <w:pStyle w:val="Ttulo2"/>
              <w:jc w:val="both"/>
            </w:pPr>
            <w:bookmarkStart w:id="48" w:name="_Toc93663248"/>
            <w:bookmarkStart w:id="49" w:name="_Toc96525634"/>
            <w:bookmarkStart w:id="50" w:name="_Toc97885641"/>
            <w:bookmarkStart w:id="51" w:name="_Toc101791896"/>
            <w:bookmarkStart w:id="52" w:name="_Toc109290018"/>
            <w:bookmarkStart w:id="53" w:name="_Toc110435593"/>
            <w:bookmarkStart w:id="54" w:name="_Toc223354314"/>
            <w:r w:rsidRPr="00B11271">
              <w:rPr>
                <w:rFonts w:eastAsia="Calibri"/>
              </w:rPr>
              <w:t>Presupuesto</w:t>
            </w:r>
            <w:bookmarkEnd w:id="48"/>
            <w:r w:rsidRPr="00B11271">
              <w:rPr>
                <w:rFonts w:eastAsia="Calibri"/>
              </w:rPr>
              <w:t xml:space="preserve"> </w:t>
            </w:r>
            <w:bookmarkEnd w:id="49"/>
            <w:bookmarkEnd w:id="50"/>
            <w:bookmarkEnd w:id="51"/>
            <w:bookmarkEnd w:id="52"/>
            <w:bookmarkEnd w:id="53"/>
            <w:r w:rsidR="007546F1">
              <w:rPr>
                <w:rFonts w:eastAsia="Calibri"/>
              </w:rPr>
              <w:t>conjunto de</w:t>
            </w:r>
            <w:r w:rsidR="00F84261">
              <w:rPr>
                <w:rFonts w:eastAsia="Calibri"/>
              </w:rPr>
              <w:t xml:space="preserve"> </w:t>
            </w:r>
            <w:r w:rsidR="00F5599C">
              <w:rPr>
                <w:rFonts w:eastAsia="Calibri"/>
              </w:rPr>
              <w:t>l</w:t>
            </w:r>
            <w:r w:rsidR="00F84261">
              <w:rPr>
                <w:rFonts w:eastAsia="Calibri"/>
              </w:rPr>
              <w:t>a</w:t>
            </w:r>
            <w:r w:rsidR="00E7286B">
              <w:rPr>
                <w:rFonts w:eastAsia="Calibri"/>
              </w:rPr>
              <w:t xml:space="preserve"> Pro</w:t>
            </w:r>
            <w:r w:rsidR="00F84261">
              <w:rPr>
                <w:rFonts w:eastAsia="Calibri"/>
              </w:rPr>
              <w:t>puesta de A</w:t>
            </w:r>
            <w:r w:rsidR="00C0562B">
              <w:rPr>
                <w:rFonts w:eastAsia="Calibri"/>
              </w:rPr>
              <w:t>ctividad</w:t>
            </w:r>
            <w:r w:rsidR="00E7286B">
              <w:rPr>
                <w:rFonts w:eastAsia="Calibri"/>
              </w:rPr>
              <w:t>es</w:t>
            </w:r>
            <w:r w:rsidR="00C0562B">
              <w:rPr>
                <w:rFonts w:eastAsia="Calibri"/>
              </w:rPr>
              <w:t xml:space="preserve"> d</w:t>
            </w:r>
            <w:r w:rsidR="00AB4392">
              <w:rPr>
                <w:rFonts w:eastAsia="Calibri"/>
              </w:rPr>
              <w:t>emostrativa</w:t>
            </w:r>
            <w:r w:rsidR="00E7286B">
              <w:rPr>
                <w:rFonts w:eastAsia="Calibri"/>
              </w:rPr>
              <w:t>s</w:t>
            </w:r>
            <w:r w:rsidR="004B236A">
              <w:rPr>
                <w:rFonts w:eastAsia="Calibri"/>
              </w:rPr>
              <w:t xml:space="preserve"> </w:t>
            </w:r>
            <w:r w:rsidR="002458BA">
              <w:t>no relacionad</w:t>
            </w:r>
            <w:r w:rsidR="004B236A">
              <w:t>as</w:t>
            </w:r>
            <w:r w:rsidR="002458BA">
              <w:t xml:space="preserve"> con las tecnologías de digitalización</w:t>
            </w:r>
            <w:bookmarkEnd w:id="54"/>
          </w:p>
        </w:tc>
        <w:tc>
          <w:tcPr>
            <w:tcW w:w="1413" w:type="dxa"/>
            <w:shd w:val="clear" w:color="auto" w:fill="FFF2CC" w:themeFill="accent4" w:themeFillTint="33"/>
            <w:vAlign w:val="center"/>
          </w:tcPr>
          <w:p w14:paraId="1DE15238" w14:textId="77777777" w:rsidR="002B35D2" w:rsidRPr="00B11271" w:rsidRDefault="002B35D2" w:rsidP="006F713F">
            <w:pPr>
              <w:spacing w:before="0" w:after="0"/>
              <w:jc w:val="center"/>
              <w:rPr>
                <w:rFonts w:eastAsia="Calibri" w:cs="Arial"/>
                <w:color w:val="auto"/>
                <w:szCs w:val="22"/>
              </w:rPr>
            </w:pPr>
            <w:r w:rsidRPr="00B11271">
              <w:rPr>
                <w:rFonts w:eastAsia="Calibri" w:cs="Arial"/>
                <w:color w:val="auto"/>
                <w:szCs w:val="22"/>
              </w:rPr>
              <w:t>Criterio B5</w:t>
            </w:r>
          </w:p>
        </w:tc>
      </w:tr>
    </w:tbl>
    <w:p w14:paraId="34AEAB32" w14:textId="77777777" w:rsidR="002458BA" w:rsidRPr="00BB4DE2" w:rsidRDefault="002458BA" w:rsidP="002458BA">
      <w:pPr>
        <w:suppressAutoHyphens/>
        <w:rPr>
          <w:rFonts w:eastAsia="Calibri"/>
          <w:color w:val="A6A6A6"/>
        </w:rPr>
      </w:pPr>
      <w:r w:rsidRPr="00BB4DE2">
        <w:rPr>
          <w:rFonts w:eastAsia="Calibri"/>
          <w:color w:val="A6A6A6"/>
        </w:rPr>
        <w:t>Deberá exponerse</w:t>
      </w:r>
      <w:r>
        <w:rPr>
          <w:rFonts w:eastAsia="Calibri"/>
          <w:color w:val="A6A6A6"/>
        </w:rPr>
        <w:t>,</w:t>
      </w:r>
      <w:r w:rsidRPr="00BB4DE2">
        <w:rPr>
          <w:rFonts w:eastAsia="Calibri"/>
          <w:color w:val="A6A6A6"/>
        </w:rPr>
        <w:t xml:space="preserve"> de manera clara</w:t>
      </w:r>
      <w:r>
        <w:rPr>
          <w:rFonts w:eastAsia="Calibri"/>
          <w:color w:val="A6A6A6"/>
        </w:rPr>
        <w:t>,</w:t>
      </w:r>
      <w:r w:rsidRPr="00BB4DE2">
        <w:rPr>
          <w:rFonts w:eastAsia="Calibri"/>
          <w:color w:val="A6A6A6"/>
        </w:rPr>
        <w:t xml:space="preserve"> el desglose de </w:t>
      </w:r>
      <w:r>
        <w:rPr>
          <w:rFonts w:eastAsia="Calibri"/>
          <w:color w:val="A6A6A6"/>
        </w:rPr>
        <w:t xml:space="preserve">los </w:t>
      </w:r>
      <w:r w:rsidRPr="00BB4DE2">
        <w:rPr>
          <w:rFonts w:eastAsia="Calibri"/>
          <w:color w:val="A6A6A6"/>
        </w:rPr>
        <w:t xml:space="preserve">gastos </w:t>
      </w:r>
      <w:r>
        <w:rPr>
          <w:rFonts w:eastAsia="Calibri"/>
          <w:color w:val="A6A6A6"/>
        </w:rPr>
        <w:t xml:space="preserve">para la ejecución de cada una de las </w:t>
      </w:r>
      <w:r w:rsidRPr="00BB4DE2">
        <w:rPr>
          <w:rFonts w:eastAsia="Calibri"/>
          <w:color w:val="A6A6A6"/>
        </w:rPr>
        <w:t xml:space="preserve">actividades propuestas: </w:t>
      </w:r>
    </w:p>
    <w:tbl>
      <w:tblPr>
        <w:tblStyle w:val="Tablaconcuadrcula4"/>
        <w:tblW w:w="0" w:type="auto"/>
        <w:tblLook w:val="04A0" w:firstRow="1" w:lastRow="0" w:firstColumn="1" w:lastColumn="0" w:noHBand="0" w:noVBand="1"/>
      </w:tblPr>
      <w:tblGrid>
        <w:gridCol w:w="8354"/>
      </w:tblGrid>
      <w:tr w:rsidR="002B35D2" w:rsidRPr="00B11271" w14:paraId="683E9868" w14:textId="77777777" w:rsidTr="002458BA">
        <w:tc>
          <w:tcPr>
            <w:tcW w:w="8354" w:type="dxa"/>
            <w:vAlign w:val="center"/>
          </w:tcPr>
          <w:p w14:paraId="17425EE1" w14:textId="3FD6ABD5" w:rsidR="002B35D2" w:rsidRPr="00B11271" w:rsidRDefault="002B35D2" w:rsidP="002574E5">
            <w:pPr>
              <w:spacing w:before="0" w:after="0"/>
              <w:rPr>
                <w:rFonts w:eastAsia="Calibri" w:cs="Arial"/>
                <w:color w:val="auto"/>
                <w:szCs w:val="22"/>
              </w:rPr>
            </w:pPr>
            <w:r w:rsidRPr="00B11271">
              <w:rPr>
                <w:rFonts w:eastAsia="Calibri" w:cs="Arial"/>
                <w:color w:val="auto"/>
                <w:szCs w:val="22"/>
              </w:rPr>
              <w:t xml:space="preserve">Justificación del importe del presupuesto por partida o concepto de gasto subvencionable aportado en el </w:t>
            </w:r>
            <w:r w:rsidR="002458BA">
              <w:rPr>
                <w:rFonts w:eastAsia="Calibri" w:cs="Arial"/>
                <w:color w:val="auto"/>
                <w:szCs w:val="22"/>
              </w:rPr>
              <w:t>Listado de actividades</w:t>
            </w:r>
          </w:p>
        </w:tc>
      </w:tr>
    </w:tbl>
    <w:p w14:paraId="4469B03D"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354"/>
      </w:tblGrid>
      <w:tr w:rsidR="002B35D2" w:rsidRPr="00B11271" w14:paraId="41CC1D24" w14:textId="77777777" w:rsidTr="002574E5">
        <w:trPr>
          <w:trHeight w:val="398"/>
        </w:trPr>
        <w:tc>
          <w:tcPr>
            <w:tcW w:w="8494" w:type="dxa"/>
            <w:vAlign w:val="center"/>
          </w:tcPr>
          <w:p w14:paraId="259AE190" w14:textId="0325C778" w:rsidR="002B35D2" w:rsidRPr="00B11271" w:rsidRDefault="002B35D2" w:rsidP="009613EE">
            <w:pPr>
              <w:spacing w:before="0" w:after="0"/>
              <w:rPr>
                <w:rFonts w:eastAsia="Calibri" w:cs="Arial"/>
                <w:color w:val="auto"/>
                <w:szCs w:val="22"/>
              </w:rPr>
            </w:pPr>
            <w:r w:rsidRPr="00B11271">
              <w:rPr>
                <w:rFonts w:eastAsia="Calibri" w:cs="Arial"/>
                <w:color w:val="auto"/>
                <w:szCs w:val="22"/>
              </w:rPr>
              <w:t xml:space="preserve">Justificación temporal (en los </w:t>
            </w:r>
            <w:r w:rsidR="009613EE">
              <w:rPr>
                <w:rFonts w:eastAsia="Calibri" w:cs="Arial"/>
                <w:color w:val="auto"/>
                <w:szCs w:val="22"/>
              </w:rPr>
              <w:t>2</w:t>
            </w:r>
            <w:r w:rsidRPr="00B11271">
              <w:rPr>
                <w:rFonts w:eastAsia="Calibri" w:cs="Arial"/>
                <w:color w:val="auto"/>
                <w:szCs w:val="22"/>
              </w:rPr>
              <w:t xml:space="preserve"> periodos de ejecución) del presupuesto</w:t>
            </w:r>
          </w:p>
        </w:tc>
      </w:tr>
    </w:tbl>
    <w:p w14:paraId="4E86C10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354"/>
      </w:tblGrid>
      <w:tr w:rsidR="002B35D2" w:rsidRPr="00B11271" w14:paraId="1D46F572" w14:textId="77777777" w:rsidTr="002574E5">
        <w:trPr>
          <w:trHeight w:val="338"/>
        </w:trPr>
        <w:tc>
          <w:tcPr>
            <w:tcW w:w="8494" w:type="dxa"/>
            <w:vAlign w:val="center"/>
          </w:tcPr>
          <w:p w14:paraId="22A7DFF1" w14:textId="2D391809" w:rsidR="002B35D2" w:rsidRPr="00B11271" w:rsidRDefault="002B35D2" w:rsidP="002574E5">
            <w:pPr>
              <w:spacing w:before="0" w:after="0"/>
              <w:rPr>
                <w:rFonts w:eastAsia="Calibri" w:cs="Arial"/>
                <w:color w:val="auto"/>
                <w:szCs w:val="22"/>
              </w:rPr>
            </w:pPr>
            <w:r w:rsidRPr="00B11271">
              <w:rPr>
                <w:rFonts w:eastAsia="Calibri" w:cs="Arial"/>
                <w:color w:val="auto"/>
                <w:szCs w:val="22"/>
              </w:rPr>
              <w:t xml:space="preserve">Estimación y justificación de las subcontrataciones </w:t>
            </w:r>
          </w:p>
        </w:tc>
      </w:tr>
    </w:tbl>
    <w:p w14:paraId="4642E889" w14:textId="33375D21" w:rsidR="002B35D2" w:rsidRDefault="002B35D2" w:rsidP="002B35D2">
      <w:pPr>
        <w:spacing w:before="0" w:after="160"/>
        <w:jc w:val="left"/>
        <w:rPr>
          <w:rFonts w:eastAsia="Times New Roman" w:cs="Arial"/>
          <w:b/>
          <w:bCs/>
          <w:color w:val="auto"/>
          <w:szCs w:val="22"/>
          <w:lang w:eastAsia="es-ES"/>
        </w:rPr>
      </w:pPr>
      <w:bookmarkStart w:id="55" w:name="_Toc93663249"/>
    </w:p>
    <w:p w14:paraId="6DFC8B02" w14:textId="3B13990D" w:rsidR="00DB7139" w:rsidRDefault="00DB7139" w:rsidP="002B35D2">
      <w:pPr>
        <w:spacing w:before="0" w:after="160"/>
        <w:jc w:val="left"/>
        <w:rPr>
          <w:rFonts w:eastAsia="Times New Roman" w:cs="Arial"/>
          <w:b/>
          <w:bCs/>
          <w:color w:val="auto"/>
          <w:szCs w:val="22"/>
          <w:lang w:eastAsia="es-ES"/>
        </w:rPr>
      </w:pPr>
    </w:p>
    <w:p w14:paraId="79E3507A" w14:textId="20934079" w:rsidR="00DB7139" w:rsidRDefault="00DB7139" w:rsidP="002B35D2">
      <w:pPr>
        <w:spacing w:before="0" w:after="160"/>
        <w:jc w:val="left"/>
        <w:rPr>
          <w:rFonts w:eastAsia="Times New Roman" w:cs="Arial"/>
          <w:b/>
          <w:bCs/>
          <w:color w:val="auto"/>
          <w:szCs w:val="22"/>
          <w:lang w:eastAsia="es-ES"/>
        </w:rPr>
      </w:pPr>
    </w:p>
    <w:p w14:paraId="0FDFAC9C" w14:textId="77777777" w:rsidR="002B35D2" w:rsidRPr="00B11271" w:rsidRDefault="002B35D2" w:rsidP="006F713F">
      <w:pPr>
        <w:pStyle w:val="Ttulo1"/>
        <w:rPr>
          <w:rFonts w:eastAsia="Times New Roman"/>
          <w:lang w:eastAsia="es-ES"/>
        </w:rPr>
      </w:pPr>
      <w:bookmarkStart w:id="56" w:name="_Toc96525635"/>
      <w:bookmarkStart w:id="57" w:name="_Toc97885642"/>
      <w:bookmarkStart w:id="58" w:name="_Toc101791897"/>
      <w:bookmarkStart w:id="59" w:name="_Toc109290019"/>
      <w:bookmarkStart w:id="60" w:name="_Toc110435594"/>
      <w:bookmarkStart w:id="61" w:name="_Toc223354315"/>
      <w:r w:rsidRPr="00B11271">
        <w:rPr>
          <w:rFonts w:eastAsia="Times New Roman"/>
          <w:lang w:eastAsia="es-ES"/>
        </w:rPr>
        <w:lastRenderedPageBreak/>
        <w:t>FICHAS ACTIVIDADES</w:t>
      </w:r>
      <w:bookmarkEnd w:id="55"/>
      <w:bookmarkEnd w:id="56"/>
      <w:bookmarkEnd w:id="57"/>
      <w:bookmarkEnd w:id="58"/>
      <w:bookmarkEnd w:id="59"/>
      <w:bookmarkEnd w:id="60"/>
      <w:bookmarkEnd w:id="61"/>
    </w:p>
    <w:p w14:paraId="3F0D6FFC" w14:textId="6DD36A00" w:rsidR="002B35D2" w:rsidRPr="002574E5" w:rsidRDefault="002B35D2" w:rsidP="002574E5">
      <w:pPr>
        <w:spacing w:before="0" w:line="240" w:lineRule="auto"/>
        <w:rPr>
          <w:rFonts w:eastAsia="Calibri"/>
          <w:color w:val="A6A6A6"/>
        </w:rPr>
      </w:pPr>
      <w:r w:rsidRPr="002574E5">
        <w:rPr>
          <w:rFonts w:eastAsia="Calibri"/>
          <w:color w:val="A6A6A6"/>
        </w:rPr>
        <w:t>Referenciar la actividad según e</w:t>
      </w:r>
      <w:r w:rsidR="00827CDD">
        <w:rPr>
          <w:rFonts w:eastAsia="Calibri"/>
          <w:color w:val="A6A6A6"/>
        </w:rPr>
        <w:t>l identificador empleado en el L</w:t>
      </w:r>
      <w:r w:rsidRPr="002574E5">
        <w:rPr>
          <w:rFonts w:eastAsia="Calibri"/>
          <w:color w:val="A6A6A6"/>
        </w:rPr>
        <w:t>istado de actividades del a</w:t>
      </w:r>
      <w:r w:rsidR="002574E5" w:rsidRPr="002574E5">
        <w:rPr>
          <w:rFonts w:eastAsia="Calibri"/>
          <w:color w:val="A6A6A6"/>
        </w:rPr>
        <w:t xml:space="preserve">partado </w:t>
      </w:r>
      <w:r w:rsidR="001230A7">
        <w:rPr>
          <w:rFonts w:eastAsia="Calibri"/>
          <w:color w:val="A6A6A6"/>
        </w:rPr>
        <w:t>2.</w:t>
      </w:r>
      <w:r w:rsidR="002574E5" w:rsidRPr="002574E5">
        <w:rPr>
          <w:rFonts w:eastAsia="Calibri"/>
          <w:color w:val="A6A6A6"/>
        </w:rPr>
        <w:t>4 de la Memoria General</w:t>
      </w:r>
      <w:r w:rsidR="001230A7">
        <w:rPr>
          <w:rFonts w:eastAsia="Calibri"/>
          <w:color w:val="A6A6A6"/>
        </w:rPr>
        <w:t xml:space="preserve"> y</w:t>
      </w:r>
      <w:r w:rsidR="002574E5" w:rsidRPr="002574E5">
        <w:rPr>
          <w:rFonts w:eastAsia="Calibri"/>
          <w:color w:val="A6A6A6"/>
        </w:rPr>
        <w:t xml:space="preserve"> en </w:t>
      </w:r>
      <w:r w:rsidR="002574E5" w:rsidRPr="004930AD">
        <w:rPr>
          <w:rFonts w:eastAsia="Calibri"/>
          <w:color w:val="A6A6A6"/>
        </w:rPr>
        <w:t xml:space="preserve">el </w:t>
      </w:r>
      <w:r w:rsidR="006136B4" w:rsidRPr="004930AD">
        <w:rPr>
          <w:rFonts w:eastAsia="Calibri"/>
          <w:color w:val="A6A6A6"/>
        </w:rPr>
        <w:t>anex</w:t>
      </w:r>
      <w:r w:rsidR="002574E5" w:rsidRPr="004930AD">
        <w:rPr>
          <w:rFonts w:eastAsia="Calibri"/>
          <w:color w:val="A6A6A6"/>
        </w:rPr>
        <w:t xml:space="preserve">o </w:t>
      </w:r>
      <w:r w:rsidR="004B236A">
        <w:rPr>
          <w:rFonts w:eastAsia="Calibri"/>
          <w:color w:val="A6A6A6"/>
        </w:rPr>
        <w:t>III</w:t>
      </w:r>
      <w:r w:rsidR="001230A7">
        <w:rPr>
          <w:rFonts w:eastAsia="Calibri"/>
          <w:color w:val="A6A6A6"/>
        </w:rPr>
        <w:t>.</w:t>
      </w:r>
      <w:r w:rsidR="002574E5" w:rsidRPr="004930AD">
        <w:rPr>
          <w:rFonts w:eastAsia="Calibri"/>
          <w:color w:val="A6A6A6"/>
        </w:rPr>
        <w:t xml:space="preserve"> Cronograma</w:t>
      </w:r>
    </w:p>
    <w:p w14:paraId="018DF3C3" w14:textId="329F9DCF" w:rsidR="002B35D2" w:rsidRDefault="002B35D2" w:rsidP="002B35D2">
      <w:pPr>
        <w:spacing w:before="0" w:line="240" w:lineRule="auto"/>
        <w:jc w:val="left"/>
        <w:rPr>
          <w:rFonts w:eastAsia="Calibri" w:cs="Arial"/>
          <w:b/>
          <w:color w:val="808080"/>
          <w:szCs w:val="22"/>
        </w:rPr>
      </w:pPr>
      <w:r w:rsidRPr="00B11271">
        <w:rPr>
          <w:rFonts w:eastAsia="Calibri" w:cs="Arial"/>
          <w:b/>
          <w:color w:val="808080"/>
          <w:szCs w:val="22"/>
        </w:rPr>
        <w:t>Añadir una ficha de actividad para cada actividad propuesta.</w:t>
      </w:r>
    </w:p>
    <w:p w14:paraId="3075D349" w14:textId="77777777" w:rsidR="00DB7139" w:rsidRPr="00B11271" w:rsidRDefault="00DB7139" w:rsidP="002B35D2">
      <w:pPr>
        <w:spacing w:before="0" w:line="240" w:lineRule="auto"/>
        <w:jc w:val="left"/>
        <w:rPr>
          <w:rFonts w:eastAsia="Calibri" w:cs="Arial"/>
          <w:color w:val="808080"/>
          <w:szCs w:val="22"/>
        </w:rPr>
      </w:pPr>
    </w:p>
    <w:tbl>
      <w:tblPr>
        <w:tblStyle w:val="Tablaconcuadrcula4"/>
        <w:tblW w:w="0" w:type="auto"/>
        <w:shd w:val="clear" w:color="auto" w:fill="E2EFD9" w:themeFill="accent6" w:themeFillTint="33"/>
        <w:tblLook w:val="04A0" w:firstRow="1" w:lastRow="0" w:firstColumn="1" w:lastColumn="0" w:noHBand="0" w:noVBand="1"/>
      </w:tblPr>
      <w:tblGrid>
        <w:gridCol w:w="6817"/>
        <w:gridCol w:w="1537"/>
      </w:tblGrid>
      <w:tr w:rsidR="002B35D2" w:rsidRPr="00B11271" w14:paraId="32CB0C57" w14:textId="77777777" w:rsidTr="00254482">
        <w:tc>
          <w:tcPr>
            <w:tcW w:w="6941" w:type="dxa"/>
            <w:shd w:val="clear" w:color="auto" w:fill="E2EFD9" w:themeFill="accent6" w:themeFillTint="33"/>
            <w:vAlign w:val="center"/>
          </w:tcPr>
          <w:p w14:paraId="03FCFEB0" w14:textId="749BBD1F" w:rsidR="002B35D2" w:rsidRPr="00DB7139" w:rsidRDefault="002B35D2" w:rsidP="006E4A90">
            <w:pPr>
              <w:pStyle w:val="Ttulo2"/>
            </w:pPr>
            <w:bookmarkStart w:id="62" w:name="_Toc93663251"/>
            <w:bookmarkStart w:id="63" w:name="_Toc96525637"/>
            <w:bookmarkStart w:id="64" w:name="_Toc97885644"/>
            <w:bookmarkStart w:id="65" w:name="_Toc101791899"/>
            <w:bookmarkStart w:id="66" w:name="_Toc109290021"/>
            <w:bookmarkStart w:id="67" w:name="_Toc110435596"/>
            <w:bookmarkStart w:id="68" w:name="_Toc223354316"/>
            <w:r w:rsidRPr="00DB7139">
              <w:t>Descripción de la actividad</w:t>
            </w:r>
            <w:bookmarkEnd w:id="62"/>
            <w:bookmarkEnd w:id="63"/>
            <w:bookmarkEnd w:id="64"/>
            <w:bookmarkEnd w:id="65"/>
            <w:bookmarkEnd w:id="66"/>
            <w:bookmarkEnd w:id="67"/>
            <w:bookmarkEnd w:id="68"/>
          </w:p>
        </w:tc>
        <w:tc>
          <w:tcPr>
            <w:tcW w:w="1553" w:type="dxa"/>
            <w:shd w:val="clear" w:color="auto" w:fill="FFF2CC" w:themeFill="accent4" w:themeFillTint="33"/>
            <w:vAlign w:val="center"/>
          </w:tcPr>
          <w:p w14:paraId="1BC36A20" w14:textId="77777777" w:rsidR="002B35D2" w:rsidRPr="00DB7139" w:rsidRDefault="002B35D2" w:rsidP="00254482">
            <w:pPr>
              <w:spacing w:before="0" w:after="0"/>
              <w:jc w:val="center"/>
              <w:rPr>
                <w:rFonts w:eastAsia="Calibri" w:cs="Arial"/>
                <w:color w:val="auto"/>
                <w:szCs w:val="22"/>
              </w:rPr>
            </w:pPr>
            <w:r w:rsidRPr="00DB7139">
              <w:rPr>
                <w:rFonts w:eastAsia="Calibri" w:cs="Arial"/>
                <w:color w:val="auto"/>
                <w:szCs w:val="22"/>
              </w:rPr>
              <w:t>Criterio B2</w:t>
            </w:r>
          </w:p>
        </w:tc>
      </w:tr>
    </w:tbl>
    <w:p w14:paraId="32A540B8" w14:textId="77777777" w:rsidR="002B35D2" w:rsidRPr="00E71B52" w:rsidRDefault="002B35D2" w:rsidP="002B35D2">
      <w:pPr>
        <w:spacing w:before="0" w:line="240" w:lineRule="auto"/>
        <w:jc w:val="left"/>
        <w:rPr>
          <w:rFonts w:eastAsia="Calibri" w:cs="Arial"/>
          <w:color w:val="auto"/>
          <w:sz w:val="16"/>
          <w:szCs w:val="22"/>
        </w:rPr>
      </w:pPr>
      <w:bookmarkStart w:id="69" w:name="_Hlk93500911"/>
    </w:p>
    <w:tbl>
      <w:tblPr>
        <w:tblStyle w:val="Tablaconcuadrcula4"/>
        <w:tblW w:w="0" w:type="auto"/>
        <w:tblLook w:val="04A0" w:firstRow="1" w:lastRow="0" w:firstColumn="1" w:lastColumn="0" w:noHBand="0" w:noVBand="1"/>
      </w:tblPr>
      <w:tblGrid>
        <w:gridCol w:w="8354"/>
      </w:tblGrid>
      <w:tr w:rsidR="002B35D2" w:rsidRPr="00B11271" w14:paraId="7C258F85" w14:textId="77777777" w:rsidTr="00D6210D">
        <w:tc>
          <w:tcPr>
            <w:tcW w:w="8494" w:type="dxa"/>
          </w:tcPr>
          <w:p w14:paraId="08B0A7E4" w14:textId="77777777" w:rsidR="002B35D2" w:rsidRPr="00B11271" w:rsidRDefault="002B35D2" w:rsidP="00DB7139">
            <w:pPr>
              <w:keepNext/>
              <w:keepLines/>
              <w:spacing w:before="0" w:after="0"/>
              <w:outlineLvl w:val="3"/>
              <w:rPr>
                <w:rFonts w:eastAsia="Calibri" w:cs="Arial"/>
                <w:color w:val="auto"/>
                <w:szCs w:val="22"/>
                <w:highlight w:val="yellow"/>
              </w:rPr>
            </w:pPr>
            <w:r w:rsidRPr="00B11271">
              <w:rPr>
                <w:rFonts w:eastAsia="Calibri" w:cs="Arial"/>
                <w:color w:val="auto"/>
                <w:szCs w:val="22"/>
              </w:rPr>
              <w:t>Breve descripción de la actividad</w:t>
            </w:r>
          </w:p>
        </w:tc>
      </w:tr>
    </w:tbl>
    <w:p w14:paraId="47FFDC46" w14:textId="77777777" w:rsidR="002B35D2" w:rsidRPr="00E71B52" w:rsidRDefault="002B35D2" w:rsidP="002B35D2">
      <w:pPr>
        <w:spacing w:before="0" w:line="240" w:lineRule="auto"/>
        <w:jc w:val="left"/>
        <w:rPr>
          <w:rFonts w:eastAsia="Calibri" w:cs="Arial"/>
          <w:color w:val="auto"/>
          <w:sz w:val="16"/>
          <w:szCs w:val="22"/>
        </w:rPr>
      </w:pPr>
    </w:p>
    <w:tbl>
      <w:tblPr>
        <w:tblStyle w:val="Tablaconcuadrcula4"/>
        <w:tblW w:w="0" w:type="auto"/>
        <w:tblBorders>
          <w:insideH w:val="none" w:sz="0" w:space="0" w:color="auto"/>
          <w:insideV w:val="none" w:sz="0" w:space="0" w:color="auto"/>
        </w:tblBorders>
        <w:tblLook w:val="04A0" w:firstRow="1" w:lastRow="0" w:firstColumn="1" w:lastColumn="0" w:noHBand="0" w:noVBand="1"/>
      </w:tblPr>
      <w:tblGrid>
        <w:gridCol w:w="8354"/>
      </w:tblGrid>
      <w:tr w:rsidR="002B35D2" w:rsidRPr="00B11271" w14:paraId="7B38BAD2" w14:textId="77777777" w:rsidTr="00DB7139">
        <w:tc>
          <w:tcPr>
            <w:tcW w:w="8494" w:type="dxa"/>
            <w:vAlign w:val="center"/>
          </w:tcPr>
          <w:bookmarkEnd w:id="69"/>
          <w:p w14:paraId="3DB2461E"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Tipo de actividad</w:t>
            </w:r>
          </w:p>
        </w:tc>
      </w:tr>
    </w:tbl>
    <w:p w14:paraId="258D04C8" w14:textId="77777777" w:rsidR="002A4005" w:rsidRDefault="002A4005" w:rsidP="002A4005">
      <w:pPr>
        <w:spacing w:before="0" w:after="0" w:line="240" w:lineRule="auto"/>
        <w:contextualSpacing/>
        <w:jc w:val="left"/>
        <w:rPr>
          <w:rFonts w:eastAsia="Calibri" w:cs="Arial"/>
          <w:color w:val="auto"/>
          <w:szCs w:val="22"/>
        </w:rPr>
      </w:pPr>
    </w:p>
    <w:p w14:paraId="7A695BB9" w14:textId="50AD4110" w:rsidR="002B35D2" w:rsidRDefault="001230A7" w:rsidP="002B35D2">
      <w:pPr>
        <w:spacing w:before="0" w:line="240" w:lineRule="auto"/>
        <w:jc w:val="left"/>
        <w:rPr>
          <w:rFonts w:eastAsia="Calibri" w:cs="Arial"/>
          <w:color w:val="auto"/>
          <w:szCs w:val="22"/>
        </w:rPr>
      </w:pPr>
      <w:r>
        <w:rPr>
          <w:rFonts w:eastAsia="Calibri" w:cs="Arial"/>
          <w:color w:val="auto"/>
          <w:szCs w:val="22"/>
        </w:rPr>
        <w:t>A</w:t>
      </w:r>
      <w:r w:rsidR="002C5ABB">
        <w:rPr>
          <w:rFonts w:eastAsia="Calibri" w:cs="Arial"/>
          <w:color w:val="auto"/>
          <w:szCs w:val="22"/>
        </w:rPr>
        <w:t xml:space="preserve">ctividades demostrativas </w:t>
      </w:r>
      <w:r>
        <w:rPr>
          <w:rFonts w:eastAsia="Calibri" w:cs="Arial"/>
          <w:color w:val="auto"/>
          <w:szCs w:val="22"/>
        </w:rPr>
        <w:t>fuera del ámbito de la</w:t>
      </w:r>
      <w:r w:rsidR="002C5ABB">
        <w:rPr>
          <w:rFonts w:eastAsia="Calibri" w:cs="Arial"/>
          <w:color w:val="auto"/>
          <w:szCs w:val="22"/>
        </w:rPr>
        <w:t xml:space="preserve"> digitalización (P.I</w:t>
      </w:r>
      <w:r>
        <w:rPr>
          <w:rFonts w:eastAsia="Calibri" w:cs="Arial"/>
          <w:color w:val="auto"/>
          <w:szCs w:val="22"/>
        </w:rPr>
        <w:t>I</w:t>
      </w:r>
      <w:r w:rsidR="002C5ABB">
        <w:rPr>
          <w:rFonts w:eastAsia="Calibri" w:cs="Arial"/>
          <w:color w:val="auto"/>
          <w:szCs w:val="22"/>
        </w:rPr>
        <w:t xml:space="preserve">.B) </w:t>
      </w:r>
    </w:p>
    <w:p w14:paraId="2997062E" w14:textId="0867AF07" w:rsidR="002C5ABB" w:rsidRDefault="003C01EA" w:rsidP="002C5ABB">
      <w:pPr>
        <w:spacing w:line="240" w:lineRule="auto"/>
        <w:rPr>
          <w:rFonts w:eastAsiaTheme="minorHAnsi" w:cs="Arial"/>
          <w:color w:val="auto"/>
          <w:szCs w:val="22"/>
        </w:rPr>
      </w:pPr>
      <w:sdt>
        <w:sdtPr>
          <w:rPr>
            <w:sz w:val="24"/>
            <w:szCs w:val="24"/>
          </w:rPr>
          <w:id w:val="-803625303"/>
          <w14:checkbox>
            <w14:checked w14:val="0"/>
            <w14:checkedState w14:val="2612" w14:font="MS Gothic"/>
            <w14:uncheckedState w14:val="2610" w14:font="MS Gothic"/>
          </w14:checkbox>
        </w:sdtPr>
        <w:sdtEndPr/>
        <w:sdtContent>
          <w:r w:rsidR="00E7286B">
            <w:rPr>
              <w:rFonts w:ascii="MS Gothic" w:eastAsia="MS Gothic" w:hAnsi="MS Gothic" w:hint="eastAsia"/>
              <w:sz w:val="24"/>
              <w:szCs w:val="24"/>
            </w:rPr>
            <w:t>☐</w:t>
          </w:r>
        </w:sdtContent>
      </w:sdt>
      <w:r w:rsidR="00E7286B">
        <w:rPr>
          <w:rFonts w:eastAsia="Calibri" w:cs="Arial"/>
          <w:color w:val="auto"/>
          <w:szCs w:val="22"/>
        </w:rPr>
        <w:t xml:space="preserve"> </w:t>
      </w:r>
      <w:r w:rsidR="002C5ABB">
        <w:rPr>
          <w:rFonts w:cs="Arial"/>
        </w:rPr>
        <w:t>Visita a “</w:t>
      </w:r>
      <w:r w:rsidR="002C5ABB" w:rsidRPr="00E7286B">
        <w:rPr>
          <w:rFonts w:cs="Arial"/>
          <w:i/>
          <w:iCs/>
        </w:rPr>
        <w:t>early adopter</w:t>
      </w:r>
      <w:r w:rsidR="002C5ABB">
        <w:rPr>
          <w:rFonts w:cs="Arial"/>
        </w:rPr>
        <w:t>”</w:t>
      </w:r>
      <w:r w:rsidR="00FE7EF1">
        <w:rPr>
          <w:rStyle w:val="Refdenotaalpie"/>
          <w:rFonts w:cs="Arial"/>
        </w:rPr>
        <w:footnoteReference w:id="4"/>
      </w:r>
      <w:r w:rsidR="002C5ABB">
        <w:rPr>
          <w:rFonts w:cs="Arial"/>
        </w:rPr>
        <w:t>.</w:t>
      </w:r>
    </w:p>
    <w:p w14:paraId="21D4DC71" w14:textId="6432D1BC" w:rsidR="002C5ABB" w:rsidRDefault="003C01EA" w:rsidP="002C5ABB">
      <w:pPr>
        <w:spacing w:line="240" w:lineRule="auto"/>
        <w:rPr>
          <w:rFonts w:cs="Arial"/>
        </w:rPr>
      </w:pPr>
      <w:sdt>
        <w:sdtPr>
          <w:rPr>
            <w:sz w:val="24"/>
            <w:szCs w:val="24"/>
          </w:rPr>
          <w:id w:val="-1465581886"/>
          <w14:checkbox>
            <w14:checked w14:val="0"/>
            <w14:checkedState w14:val="2612" w14:font="MS Gothic"/>
            <w14:uncheckedState w14:val="2610" w14:font="MS Gothic"/>
          </w14:checkbox>
        </w:sdtPr>
        <w:sdtEndPr/>
        <w:sdtContent>
          <w:r w:rsidR="00E7286B">
            <w:rPr>
              <w:rFonts w:ascii="MS Gothic" w:eastAsia="MS Gothic" w:hAnsi="MS Gothic" w:hint="eastAsia"/>
              <w:sz w:val="24"/>
              <w:szCs w:val="24"/>
            </w:rPr>
            <w:t>☐</w:t>
          </w:r>
        </w:sdtContent>
      </w:sdt>
      <w:r w:rsidR="002C5ABB">
        <w:rPr>
          <w:rFonts w:cs="Arial"/>
        </w:rPr>
        <w:t xml:space="preserve"> Acciones demostrativas en ferias, </w:t>
      </w:r>
      <w:r w:rsidR="00FE7EF1">
        <w:rPr>
          <w:rFonts w:eastAsia="Calibri" w:cs="Arial"/>
          <w:szCs w:val="20"/>
        </w:rPr>
        <w:t xml:space="preserve">exposiciones, </w:t>
      </w:r>
      <w:r w:rsidR="00FE7EF1" w:rsidRPr="002C41F4">
        <w:rPr>
          <w:rFonts w:eastAsia="Calibri" w:cs="Arial"/>
          <w:szCs w:val="20"/>
        </w:rPr>
        <w:t xml:space="preserve">congresos, aceleradoras de emprendimiento, incubadoras, </w:t>
      </w:r>
      <w:r w:rsidR="00FE7EF1" w:rsidRPr="002C41F4">
        <w:rPr>
          <w:rFonts w:eastAsia="Calibri" w:cs="Arial"/>
          <w:i/>
          <w:szCs w:val="20"/>
        </w:rPr>
        <w:t>Digital Innovation Hubs</w:t>
      </w:r>
      <w:r w:rsidR="00FE7EF1" w:rsidRPr="002C41F4">
        <w:rPr>
          <w:rFonts w:eastAsia="Calibri" w:cs="Arial"/>
          <w:szCs w:val="20"/>
        </w:rPr>
        <w:t xml:space="preserve">, </w:t>
      </w:r>
      <w:r w:rsidR="00FE7EF1" w:rsidRPr="002C41F4">
        <w:rPr>
          <w:rFonts w:eastAsia="Calibri" w:cs="Arial"/>
          <w:i/>
          <w:szCs w:val="20"/>
        </w:rPr>
        <w:t>living labs</w:t>
      </w:r>
      <w:r w:rsidR="00FE7EF1" w:rsidRPr="002C41F4">
        <w:rPr>
          <w:rFonts w:eastAsia="Calibri" w:cs="Arial"/>
          <w:szCs w:val="20"/>
        </w:rPr>
        <w:t xml:space="preserve"> y otros.</w:t>
      </w:r>
    </w:p>
    <w:p w14:paraId="0BA2C926" w14:textId="105A15E9" w:rsidR="00FE7EF1" w:rsidRDefault="003C01EA" w:rsidP="00FE7EF1">
      <w:pPr>
        <w:spacing w:line="240" w:lineRule="auto"/>
        <w:rPr>
          <w:rFonts w:cs="Arial"/>
        </w:rPr>
      </w:pPr>
      <w:sdt>
        <w:sdtPr>
          <w:rPr>
            <w:sz w:val="24"/>
            <w:szCs w:val="24"/>
          </w:rPr>
          <w:id w:val="1619100604"/>
          <w14:checkbox>
            <w14:checked w14:val="0"/>
            <w14:checkedState w14:val="2612" w14:font="MS Gothic"/>
            <w14:uncheckedState w14:val="2610" w14:font="MS Gothic"/>
          </w14:checkbox>
        </w:sdtPr>
        <w:sdtEndPr/>
        <w:sdtContent>
          <w:r w:rsidR="00E7286B">
            <w:rPr>
              <w:rFonts w:ascii="MS Gothic" w:eastAsia="MS Gothic" w:hAnsi="MS Gothic" w:hint="eastAsia"/>
              <w:sz w:val="24"/>
              <w:szCs w:val="24"/>
            </w:rPr>
            <w:t>☐</w:t>
          </w:r>
        </w:sdtContent>
      </w:sdt>
      <w:r w:rsidR="002C5ABB">
        <w:rPr>
          <w:rFonts w:cs="Arial"/>
        </w:rPr>
        <w:t xml:space="preserve"> Acciones demostrativas en centros tecnológicos, de investigación </w:t>
      </w:r>
      <w:r w:rsidR="00FE7EF1" w:rsidRPr="002C41F4">
        <w:rPr>
          <w:rFonts w:eastAsia="Calibri" w:cs="Arial"/>
          <w:szCs w:val="20"/>
        </w:rPr>
        <w:t>universitarios o de formación</w:t>
      </w:r>
      <w:r w:rsidR="002C5ABB">
        <w:rPr>
          <w:rFonts w:cs="Arial"/>
        </w:rPr>
        <w:t>.</w:t>
      </w:r>
    </w:p>
    <w:p w14:paraId="745BB707" w14:textId="77777777" w:rsidR="007B4AE3" w:rsidRPr="0066451A" w:rsidRDefault="007B4AE3" w:rsidP="007B4AE3">
      <w:pPr>
        <w:spacing w:line="240" w:lineRule="auto"/>
        <w:rPr>
          <w:rFonts w:eastAsia="Calibri" w:cs="Times New Roman"/>
          <w:color w:val="A6A6A6"/>
        </w:rPr>
      </w:pPr>
      <w:r w:rsidRPr="0066451A">
        <w:rPr>
          <w:rFonts w:eastAsia="Calibri" w:cs="Times New Roman"/>
          <w:color w:val="A6A6A6"/>
        </w:rPr>
        <w:t>Justificación de la elección de las actividades demostrativas a celebrar.</w:t>
      </w:r>
    </w:p>
    <w:tbl>
      <w:tblPr>
        <w:tblStyle w:val="Tablaconcuadrcula4"/>
        <w:tblW w:w="0" w:type="auto"/>
        <w:tblLook w:val="04A0" w:firstRow="1" w:lastRow="0" w:firstColumn="1" w:lastColumn="0" w:noHBand="0" w:noVBand="1"/>
      </w:tblPr>
      <w:tblGrid>
        <w:gridCol w:w="8354"/>
      </w:tblGrid>
      <w:tr w:rsidR="002B35D2" w:rsidRPr="00B11271" w14:paraId="5025405E" w14:textId="77777777" w:rsidTr="00436102">
        <w:tc>
          <w:tcPr>
            <w:tcW w:w="8354" w:type="dxa"/>
            <w:vAlign w:val="center"/>
          </w:tcPr>
          <w:p w14:paraId="36F0D4EC"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Temática</w:t>
            </w:r>
          </w:p>
        </w:tc>
      </w:tr>
    </w:tbl>
    <w:p w14:paraId="7ED2C558" w14:textId="4E571300"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656135651"/>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Innovación interactiva o disruptiva. Colaboración y creación de redes con otros actores del Sistema de Conocimiento e Innovación en Agricultura.</w:t>
      </w:r>
    </w:p>
    <w:p w14:paraId="76E9BD92" w14:textId="3BD36B7F"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562447487"/>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Reto demográfico, relevo generacional y asociacionismo.</w:t>
      </w:r>
    </w:p>
    <w:p w14:paraId="001A8CF1" w14:textId="058E60E4"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576236990"/>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Mejora del bienestar animal.</w:t>
      </w:r>
    </w:p>
    <w:p w14:paraId="159DB99E" w14:textId="02E5BD8C"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998078778"/>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Prácticas ambientales en la PAC (Condicionalidad, ecorregímenes, compromisos medioambientales, climáticos y demás compromisos de gestión; etc.).</w:t>
      </w:r>
    </w:p>
    <w:p w14:paraId="5EE6A17D" w14:textId="5ECBC1D3"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687274318"/>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Agricultura y ganadería regenerativa.</w:t>
      </w:r>
    </w:p>
    <w:p w14:paraId="50CE1E5E" w14:textId="06FBD22A"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851532720"/>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Uso eficiente del agua en la agricultura.</w:t>
      </w:r>
    </w:p>
    <w:p w14:paraId="0E6FE607" w14:textId="1B442B0D"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658216210"/>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Fertilización, incluido el seguimiento y control de la contaminación difusa en regadíos (nitratos y otros nutrientes en el suelo y en el agua).</w:t>
      </w:r>
    </w:p>
    <w:p w14:paraId="75D840E7" w14:textId="2820651C"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2121637053"/>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Uso de energías renovables en la agricultura. Aplicaciones para el regadío, invernaderos y otras oportunidades de mitigación del cambio climático.</w:t>
      </w:r>
    </w:p>
    <w:p w14:paraId="043EDE20" w14:textId="52F0D4EF"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2058540477"/>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Jóvenes y mujeres en el sector agroalimentario y forestal.</w:t>
      </w:r>
    </w:p>
    <w:p w14:paraId="7ADC1D01" w14:textId="5380CB1C"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547503962"/>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Ganadería extensiva.</w:t>
      </w:r>
    </w:p>
    <w:p w14:paraId="6951B615" w14:textId="2101CD0A"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993533480"/>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La producción ecológica y la agroecología.</w:t>
      </w:r>
    </w:p>
    <w:p w14:paraId="7EC3343E" w14:textId="55789F42"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979798180"/>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La producción integrada.</w:t>
      </w:r>
    </w:p>
    <w:p w14:paraId="21B82EF4" w14:textId="240ED281"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261687585"/>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Producciones con Indicaciones de Calidad Diferenciada (DOP, IGP y ETG).</w:t>
      </w:r>
    </w:p>
    <w:p w14:paraId="31EE0701" w14:textId="1A8C95ED"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734938789"/>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Gestión forestal sostenible.</w:t>
      </w:r>
    </w:p>
    <w:p w14:paraId="138F8C54" w14:textId="48EA463D"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2059201132"/>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 xml:space="preserve">Mitigación y adaptación al cambio climático: Descarbonización de las producciones ganaderas, prácticas de </w:t>
      </w:r>
      <w:r w:rsidR="00436102" w:rsidRPr="004930AD">
        <w:rPr>
          <w:rFonts w:eastAsia="Calibri" w:cs="Arial"/>
          <w:i/>
          <w:iCs/>
          <w:color w:val="auto"/>
          <w:szCs w:val="22"/>
        </w:rPr>
        <w:t>carbon farming</w:t>
      </w:r>
      <w:r w:rsidR="00436102" w:rsidRPr="00436102">
        <w:rPr>
          <w:rFonts w:eastAsia="Calibri" w:cs="Arial"/>
          <w:color w:val="auto"/>
          <w:szCs w:val="22"/>
        </w:rPr>
        <w:t>, compensación de emisiones, etc.</w:t>
      </w:r>
    </w:p>
    <w:p w14:paraId="050739A0" w14:textId="33327897"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361590873"/>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Detección y análisis de riesgos en la agricultura, ganadería y selvicultura.</w:t>
      </w:r>
    </w:p>
    <w:p w14:paraId="013A7111" w14:textId="6B98024E"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056078371"/>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Sanidad vegetal y forestal, uso de productos fitosanitarios.</w:t>
      </w:r>
    </w:p>
    <w:p w14:paraId="3A1046A8" w14:textId="586DE3B5"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665230741"/>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Sanidad animal, uso de antimicrobianos y biocidas en ganadería.</w:t>
      </w:r>
    </w:p>
    <w:p w14:paraId="1D737EB1" w14:textId="486E4D97"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2008739170"/>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Conservación de suelos.</w:t>
      </w:r>
    </w:p>
    <w:p w14:paraId="72CFFB34" w14:textId="21C10336"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270662168"/>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 xml:space="preserve">Circuitos y canales cortos de comercialización. </w:t>
      </w:r>
    </w:p>
    <w:p w14:paraId="2FE4EEDB" w14:textId="5633C6C9"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39859439"/>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Creación de nuevas cadenas de valor para productos agrarios, ganaderos y forestales.</w:t>
      </w:r>
    </w:p>
    <w:p w14:paraId="7CAC0FDC" w14:textId="40A50C6E"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909688225"/>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Recursos genéticos vegetales y animales, biodiversidad agraria, razas autóctonas y variedades vegetales autóctonas.</w:t>
      </w:r>
    </w:p>
    <w:p w14:paraId="6FE975FC" w14:textId="06D51A69"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663851095"/>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Bioeconomía circular: Transformación, valorización y gestión sostenible de deyecciones ganaderas, bioproductos, subproductos para la alimentación humana y/o animal, nuevos métodos de digestiones anaerobias, etc.</w:t>
      </w:r>
    </w:p>
    <w:p w14:paraId="6A60498B" w14:textId="5D3560BA" w:rsidR="00436102" w:rsidRPr="00436102"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615899351"/>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Biodiversidad agraria, ganadera y forestal.</w:t>
      </w:r>
    </w:p>
    <w:p w14:paraId="72D882F9" w14:textId="6C3989F8" w:rsidR="002A4005" w:rsidRDefault="003C01EA" w:rsidP="004930AD">
      <w:pPr>
        <w:autoSpaceDE w:val="0"/>
        <w:autoSpaceDN w:val="0"/>
        <w:adjustRightInd w:val="0"/>
        <w:spacing w:line="240" w:lineRule="auto"/>
        <w:jc w:val="left"/>
        <w:rPr>
          <w:rFonts w:eastAsia="Calibri" w:cs="Arial"/>
          <w:color w:val="auto"/>
          <w:szCs w:val="22"/>
        </w:rPr>
      </w:pPr>
      <w:sdt>
        <w:sdtPr>
          <w:rPr>
            <w:sz w:val="24"/>
            <w:szCs w:val="24"/>
          </w:rPr>
          <w:id w:val="-1754655856"/>
          <w14:checkbox>
            <w14:checked w14:val="0"/>
            <w14:checkedState w14:val="2612" w14:font="MS Gothic"/>
            <w14:uncheckedState w14:val="2610" w14:font="MS Gothic"/>
          </w14:checkbox>
        </w:sdtPr>
        <w:sdtEndPr/>
        <w:sdtContent>
          <w:r w:rsidR="00436102">
            <w:rPr>
              <w:rFonts w:ascii="MS Gothic" w:eastAsia="MS Gothic" w:hAnsi="MS Gothic" w:hint="eastAsia"/>
              <w:sz w:val="24"/>
              <w:szCs w:val="24"/>
            </w:rPr>
            <w:t>☐</w:t>
          </w:r>
        </w:sdtContent>
      </w:sdt>
      <w:r w:rsidR="00436102">
        <w:rPr>
          <w:rFonts w:eastAsia="Calibri" w:cs="Arial"/>
          <w:color w:val="auto"/>
          <w:szCs w:val="22"/>
        </w:rPr>
        <w:t xml:space="preserve"> </w:t>
      </w:r>
      <w:r w:rsidR="00436102" w:rsidRPr="00436102">
        <w:rPr>
          <w:rFonts w:eastAsia="Calibri" w:cs="Arial"/>
          <w:color w:val="auto"/>
          <w:szCs w:val="22"/>
        </w:rPr>
        <w:t>Pérdidas y desperdicio alimentario: cuantificación y prevención de pérdidas y desperdicio alimentario en las distintas fases de la cadena alimentaria.</w:t>
      </w:r>
    </w:p>
    <w:p w14:paraId="4FD3B2BE" w14:textId="77777777" w:rsidR="00AA5295" w:rsidRPr="00B11271" w:rsidRDefault="00AA5295" w:rsidP="00A22EFB">
      <w:pPr>
        <w:spacing w:before="0" w:after="0" w:line="360" w:lineRule="auto"/>
        <w:contextualSpacing/>
        <w:jc w:val="left"/>
        <w:rPr>
          <w:rFonts w:eastAsia="Calibri" w:cs="Arial"/>
          <w:color w:val="auto"/>
          <w:szCs w:val="22"/>
        </w:rPr>
      </w:pPr>
    </w:p>
    <w:tbl>
      <w:tblPr>
        <w:tblStyle w:val="Tablaconcuadrcula4"/>
        <w:tblW w:w="8500" w:type="dxa"/>
        <w:tblLook w:val="04A0" w:firstRow="1" w:lastRow="0" w:firstColumn="1" w:lastColumn="0" w:noHBand="0" w:noVBand="1"/>
      </w:tblPr>
      <w:tblGrid>
        <w:gridCol w:w="1124"/>
        <w:gridCol w:w="1275"/>
        <w:gridCol w:w="2274"/>
        <w:gridCol w:w="1134"/>
        <w:gridCol w:w="1418"/>
        <w:gridCol w:w="1264"/>
        <w:gridCol w:w="11"/>
      </w:tblGrid>
      <w:tr w:rsidR="002B35D2" w:rsidRPr="00B11271" w14:paraId="6B979E95" w14:textId="77777777" w:rsidTr="006136B4">
        <w:trPr>
          <w:gridAfter w:val="1"/>
          <w:wAfter w:w="11" w:type="dxa"/>
          <w:trHeight w:val="96"/>
        </w:trPr>
        <w:tc>
          <w:tcPr>
            <w:tcW w:w="8489" w:type="dxa"/>
            <w:gridSpan w:val="6"/>
          </w:tcPr>
          <w:p w14:paraId="05D23067" w14:textId="77777777" w:rsidR="002B35D2" w:rsidRPr="00B11271" w:rsidRDefault="002B35D2" w:rsidP="00D6210D">
            <w:pPr>
              <w:spacing w:before="0"/>
              <w:rPr>
                <w:rFonts w:eastAsia="Calibri" w:cs="Arial"/>
                <w:color w:val="auto"/>
                <w:szCs w:val="22"/>
              </w:rPr>
            </w:pPr>
            <w:r w:rsidRPr="00B11271">
              <w:rPr>
                <w:rFonts w:eastAsia="Calibri" w:cs="Arial"/>
                <w:color w:val="auto"/>
                <w:szCs w:val="22"/>
              </w:rPr>
              <w:t>Ediciones previstas (enumeradas sucesivamente como E1, E2, …)</w:t>
            </w:r>
          </w:p>
        </w:tc>
      </w:tr>
      <w:tr w:rsidR="002B35D2" w:rsidRPr="00B11271" w14:paraId="2FCC8051" w14:textId="77777777" w:rsidTr="000102C1">
        <w:trPr>
          <w:trHeight w:val="709"/>
        </w:trPr>
        <w:tc>
          <w:tcPr>
            <w:tcW w:w="1124" w:type="dxa"/>
            <w:shd w:val="clear" w:color="auto" w:fill="BFBFBF" w:themeFill="background1" w:themeFillShade="BF"/>
            <w:vAlign w:val="center"/>
          </w:tcPr>
          <w:p w14:paraId="6CAC1EAF" w14:textId="77777777" w:rsidR="002B35D2" w:rsidRDefault="00E7286B" w:rsidP="00D6210D">
            <w:pPr>
              <w:spacing w:before="0"/>
              <w:jc w:val="center"/>
              <w:rPr>
                <w:rFonts w:eastAsia="Calibri" w:cs="Arial"/>
                <w:color w:val="auto"/>
                <w:sz w:val="20"/>
                <w:szCs w:val="20"/>
              </w:rPr>
            </w:pPr>
            <w:r w:rsidRPr="00E7286B">
              <w:rPr>
                <w:rFonts w:eastAsia="Calibri" w:cs="Arial"/>
                <w:color w:val="auto"/>
                <w:sz w:val="20"/>
                <w:szCs w:val="20"/>
              </w:rPr>
              <w:t>Id</w:t>
            </w:r>
          </w:p>
          <w:p w14:paraId="32AB98B1" w14:textId="0B73D328" w:rsidR="006136B4" w:rsidRPr="00E7286B" w:rsidRDefault="006136B4" w:rsidP="00D6210D">
            <w:pPr>
              <w:spacing w:before="0"/>
              <w:jc w:val="center"/>
              <w:rPr>
                <w:rFonts w:eastAsia="Calibri" w:cs="Arial"/>
                <w:color w:val="auto"/>
                <w:sz w:val="20"/>
                <w:szCs w:val="20"/>
              </w:rPr>
            </w:pPr>
            <w:r>
              <w:rPr>
                <w:rFonts w:eastAsia="Calibri" w:cs="Arial"/>
                <w:color w:val="auto"/>
                <w:sz w:val="20"/>
                <w:szCs w:val="20"/>
              </w:rPr>
              <w:t>Edición</w:t>
            </w:r>
          </w:p>
        </w:tc>
        <w:tc>
          <w:tcPr>
            <w:tcW w:w="1275" w:type="dxa"/>
            <w:shd w:val="clear" w:color="auto" w:fill="BFBFBF" w:themeFill="background1" w:themeFillShade="BF"/>
            <w:vAlign w:val="center"/>
          </w:tcPr>
          <w:p w14:paraId="7C0D7AC4" w14:textId="7D52302F" w:rsidR="002B35D2" w:rsidRPr="00E7286B" w:rsidRDefault="002B35D2" w:rsidP="00F5599C">
            <w:pPr>
              <w:spacing w:before="0"/>
              <w:jc w:val="center"/>
              <w:rPr>
                <w:rFonts w:eastAsia="Calibri" w:cs="Arial"/>
                <w:color w:val="auto"/>
                <w:sz w:val="20"/>
                <w:szCs w:val="20"/>
              </w:rPr>
            </w:pPr>
            <w:r w:rsidRPr="00E7286B">
              <w:rPr>
                <w:rFonts w:eastAsia="Calibri" w:cs="Arial"/>
                <w:color w:val="auto"/>
                <w:sz w:val="20"/>
                <w:szCs w:val="20"/>
              </w:rPr>
              <w:t xml:space="preserve">Modalidad </w:t>
            </w:r>
            <w:r w:rsidR="00E7286B">
              <w:rPr>
                <w:rFonts w:eastAsia="Calibri" w:cs="Arial"/>
                <w:color w:val="auto"/>
                <w:sz w:val="20"/>
                <w:szCs w:val="20"/>
              </w:rPr>
              <w:t>(solo</w:t>
            </w:r>
            <w:r w:rsidRPr="00E7286B">
              <w:rPr>
                <w:rFonts w:eastAsia="Calibri" w:cs="Arial"/>
                <w:color w:val="auto"/>
                <w:sz w:val="20"/>
                <w:szCs w:val="20"/>
              </w:rPr>
              <w:t xml:space="preserve"> presencial</w:t>
            </w:r>
            <w:r w:rsidR="00E7286B">
              <w:rPr>
                <w:rFonts w:eastAsia="Calibri" w:cs="Arial"/>
                <w:color w:val="auto"/>
                <w:sz w:val="20"/>
                <w:szCs w:val="20"/>
              </w:rPr>
              <w:t>)</w:t>
            </w:r>
            <w:r w:rsidRPr="00E7286B">
              <w:rPr>
                <w:rFonts w:eastAsia="Calibri" w:cs="Arial"/>
                <w:color w:val="auto"/>
                <w:sz w:val="20"/>
                <w:szCs w:val="20"/>
                <w:highlight w:val="yellow"/>
              </w:rPr>
              <w:t xml:space="preserve"> </w:t>
            </w:r>
          </w:p>
        </w:tc>
        <w:tc>
          <w:tcPr>
            <w:tcW w:w="2274" w:type="dxa"/>
            <w:shd w:val="clear" w:color="auto" w:fill="BFBFBF" w:themeFill="background1" w:themeFillShade="BF"/>
            <w:vAlign w:val="center"/>
          </w:tcPr>
          <w:p w14:paraId="2C2BA172" w14:textId="2DD7DA4B" w:rsidR="002B35D2" w:rsidRPr="00E7286B" w:rsidRDefault="00E7286B" w:rsidP="00D6210D">
            <w:pPr>
              <w:spacing w:before="0"/>
              <w:jc w:val="center"/>
              <w:rPr>
                <w:rFonts w:eastAsia="Calibri" w:cs="Arial"/>
                <w:color w:val="auto"/>
                <w:sz w:val="20"/>
                <w:szCs w:val="20"/>
              </w:rPr>
            </w:pPr>
            <w:r>
              <w:rPr>
                <w:rFonts w:eastAsia="Calibri" w:cs="Arial"/>
                <w:color w:val="auto"/>
                <w:sz w:val="20"/>
                <w:szCs w:val="20"/>
              </w:rPr>
              <w:t>Ubicación si procediese</w:t>
            </w:r>
          </w:p>
          <w:p w14:paraId="20DD7027" w14:textId="77777777" w:rsidR="002B35D2" w:rsidRPr="00E7286B" w:rsidRDefault="002B35D2" w:rsidP="00D6210D">
            <w:pPr>
              <w:spacing w:before="0"/>
              <w:jc w:val="center"/>
              <w:rPr>
                <w:rFonts w:eastAsia="Calibri" w:cs="Arial"/>
                <w:color w:val="auto"/>
                <w:sz w:val="20"/>
                <w:szCs w:val="20"/>
              </w:rPr>
            </w:pPr>
            <w:r w:rsidRPr="00E7286B">
              <w:rPr>
                <w:rFonts w:eastAsia="Calibri" w:cs="Arial"/>
                <w:color w:val="auto"/>
                <w:sz w:val="20"/>
                <w:szCs w:val="20"/>
              </w:rPr>
              <w:t>(CCAA)</w:t>
            </w:r>
          </w:p>
        </w:tc>
        <w:tc>
          <w:tcPr>
            <w:tcW w:w="1134" w:type="dxa"/>
            <w:shd w:val="clear" w:color="auto" w:fill="BFBFBF" w:themeFill="background1" w:themeFillShade="BF"/>
            <w:vAlign w:val="center"/>
          </w:tcPr>
          <w:p w14:paraId="0C670B3A" w14:textId="16F1ACB5" w:rsidR="002B35D2" w:rsidRPr="00E7286B" w:rsidRDefault="00F5599C" w:rsidP="00F5599C">
            <w:pPr>
              <w:spacing w:before="0"/>
              <w:jc w:val="center"/>
              <w:rPr>
                <w:rFonts w:eastAsia="Calibri" w:cs="Arial"/>
                <w:color w:val="auto"/>
                <w:sz w:val="20"/>
                <w:szCs w:val="20"/>
              </w:rPr>
            </w:pPr>
            <w:r w:rsidRPr="00E7286B">
              <w:rPr>
                <w:rFonts w:eastAsia="Calibri" w:cs="Arial"/>
                <w:color w:val="auto"/>
                <w:sz w:val="20"/>
                <w:szCs w:val="20"/>
              </w:rPr>
              <w:t>Duración</w:t>
            </w:r>
          </w:p>
        </w:tc>
        <w:tc>
          <w:tcPr>
            <w:tcW w:w="1418" w:type="dxa"/>
            <w:shd w:val="clear" w:color="auto" w:fill="BFBFBF" w:themeFill="background1" w:themeFillShade="BF"/>
            <w:vAlign w:val="center"/>
          </w:tcPr>
          <w:p w14:paraId="68266B69" w14:textId="6745C2FD" w:rsidR="002B35D2" w:rsidRPr="00E7286B" w:rsidRDefault="002B35D2" w:rsidP="00D6210D">
            <w:pPr>
              <w:spacing w:before="0"/>
              <w:jc w:val="center"/>
              <w:rPr>
                <w:rFonts w:eastAsia="Calibri" w:cs="Arial"/>
                <w:color w:val="auto"/>
                <w:sz w:val="20"/>
                <w:szCs w:val="20"/>
              </w:rPr>
            </w:pPr>
            <w:r w:rsidRPr="00E7286B">
              <w:rPr>
                <w:rFonts w:eastAsia="Calibri" w:cs="Arial"/>
                <w:color w:val="auto"/>
                <w:sz w:val="20"/>
                <w:szCs w:val="20"/>
              </w:rPr>
              <w:t>Fecha estimada inicio</w:t>
            </w:r>
            <w:r w:rsidR="00211D3C">
              <w:rPr>
                <w:rFonts w:eastAsia="Calibri" w:cs="Arial"/>
                <w:color w:val="auto"/>
                <w:sz w:val="20"/>
                <w:szCs w:val="20"/>
              </w:rPr>
              <w:t xml:space="preserve"> (mm/aaaa)</w:t>
            </w:r>
          </w:p>
        </w:tc>
        <w:tc>
          <w:tcPr>
            <w:tcW w:w="1275" w:type="dxa"/>
            <w:gridSpan w:val="2"/>
            <w:shd w:val="clear" w:color="auto" w:fill="BFBFBF" w:themeFill="background1" w:themeFillShade="BF"/>
            <w:vAlign w:val="center"/>
          </w:tcPr>
          <w:p w14:paraId="24F395F4" w14:textId="2EE09868" w:rsidR="002B35D2" w:rsidRPr="00E7286B" w:rsidRDefault="002B35D2" w:rsidP="00D6210D">
            <w:pPr>
              <w:spacing w:before="0"/>
              <w:jc w:val="center"/>
              <w:rPr>
                <w:rFonts w:eastAsia="Calibri" w:cs="Arial"/>
                <w:color w:val="auto"/>
                <w:sz w:val="20"/>
                <w:szCs w:val="20"/>
              </w:rPr>
            </w:pPr>
            <w:r w:rsidRPr="00E7286B">
              <w:rPr>
                <w:rFonts w:eastAsia="Calibri" w:cs="Arial"/>
                <w:color w:val="auto"/>
                <w:sz w:val="20"/>
                <w:szCs w:val="20"/>
              </w:rPr>
              <w:t>Fecha estimada fin</w:t>
            </w:r>
            <w:r w:rsidR="00211D3C">
              <w:rPr>
                <w:rFonts w:eastAsia="Calibri" w:cs="Arial"/>
                <w:color w:val="auto"/>
                <w:sz w:val="20"/>
                <w:szCs w:val="20"/>
              </w:rPr>
              <w:t xml:space="preserve"> (mm/aaaa)</w:t>
            </w:r>
          </w:p>
        </w:tc>
      </w:tr>
      <w:tr w:rsidR="00AA5295" w:rsidRPr="00B11271" w14:paraId="2522EDF5" w14:textId="77777777" w:rsidTr="006136B4">
        <w:trPr>
          <w:trHeight w:val="353"/>
        </w:trPr>
        <w:tc>
          <w:tcPr>
            <w:tcW w:w="1124" w:type="dxa"/>
            <w:vAlign w:val="center"/>
          </w:tcPr>
          <w:p w14:paraId="536372A0" w14:textId="160F75F3" w:rsidR="00AA5295" w:rsidRPr="00E7286B" w:rsidRDefault="00AA5295" w:rsidP="00AA5295">
            <w:pPr>
              <w:spacing w:before="0" w:after="0"/>
              <w:rPr>
                <w:rFonts w:eastAsia="Calibri" w:cs="Arial"/>
                <w:color w:val="auto"/>
                <w:sz w:val="20"/>
                <w:szCs w:val="20"/>
              </w:rPr>
            </w:pPr>
            <w:r w:rsidRPr="00E7286B">
              <w:rPr>
                <w:rFonts w:eastAsia="Calibri" w:cs="Arial"/>
                <w:color w:val="auto"/>
                <w:sz w:val="20"/>
                <w:szCs w:val="20"/>
              </w:rPr>
              <w:t>Edición 1</w:t>
            </w:r>
          </w:p>
        </w:tc>
        <w:tc>
          <w:tcPr>
            <w:tcW w:w="1275" w:type="dxa"/>
            <w:vAlign w:val="center"/>
          </w:tcPr>
          <w:p w14:paraId="29313DBE" w14:textId="47C75299" w:rsidR="00AA5295" w:rsidRPr="00E7286B" w:rsidRDefault="00E7286B" w:rsidP="00AA5295">
            <w:pPr>
              <w:spacing w:before="0" w:after="0"/>
              <w:rPr>
                <w:rFonts w:eastAsia="Calibri" w:cs="Arial"/>
                <w:color w:val="auto"/>
                <w:sz w:val="20"/>
                <w:szCs w:val="20"/>
              </w:rPr>
            </w:pPr>
            <w:r>
              <w:rPr>
                <w:rFonts w:eastAsia="Calibri" w:cs="Arial"/>
                <w:color w:val="auto"/>
                <w:sz w:val="20"/>
                <w:szCs w:val="20"/>
              </w:rPr>
              <w:t>Presencial</w:t>
            </w:r>
          </w:p>
        </w:tc>
        <w:tc>
          <w:tcPr>
            <w:tcW w:w="2274" w:type="dxa"/>
            <w:vAlign w:val="center"/>
          </w:tcPr>
          <w:p w14:paraId="611A5ECA" w14:textId="77777777" w:rsidR="00AA5295" w:rsidRPr="00E7286B" w:rsidRDefault="00AA5295" w:rsidP="00AA5295">
            <w:pPr>
              <w:spacing w:before="0" w:after="0"/>
              <w:rPr>
                <w:rFonts w:eastAsia="Calibri" w:cs="Arial"/>
                <w:color w:val="auto"/>
                <w:sz w:val="20"/>
                <w:szCs w:val="20"/>
              </w:rPr>
            </w:pPr>
          </w:p>
        </w:tc>
        <w:tc>
          <w:tcPr>
            <w:tcW w:w="1134" w:type="dxa"/>
            <w:vAlign w:val="center"/>
          </w:tcPr>
          <w:p w14:paraId="4BB35123" w14:textId="77777777" w:rsidR="00AA5295" w:rsidRPr="00E7286B" w:rsidRDefault="00AA5295" w:rsidP="00AA5295">
            <w:pPr>
              <w:spacing w:before="0" w:after="0"/>
              <w:rPr>
                <w:rFonts w:eastAsia="Calibri" w:cs="Arial"/>
                <w:color w:val="auto"/>
                <w:sz w:val="20"/>
                <w:szCs w:val="20"/>
              </w:rPr>
            </w:pPr>
          </w:p>
        </w:tc>
        <w:tc>
          <w:tcPr>
            <w:tcW w:w="1418" w:type="dxa"/>
            <w:vAlign w:val="center"/>
          </w:tcPr>
          <w:p w14:paraId="393C78D1" w14:textId="77777777" w:rsidR="00AA5295" w:rsidRPr="00E7286B" w:rsidRDefault="00AA5295" w:rsidP="00AA5295">
            <w:pPr>
              <w:spacing w:before="0" w:after="0"/>
              <w:rPr>
                <w:rFonts w:eastAsia="Calibri" w:cs="Arial"/>
                <w:color w:val="auto"/>
                <w:sz w:val="20"/>
                <w:szCs w:val="20"/>
              </w:rPr>
            </w:pPr>
          </w:p>
        </w:tc>
        <w:tc>
          <w:tcPr>
            <w:tcW w:w="1275" w:type="dxa"/>
            <w:gridSpan w:val="2"/>
            <w:vAlign w:val="center"/>
          </w:tcPr>
          <w:p w14:paraId="5FF3C03E" w14:textId="77777777" w:rsidR="00AA5295" w:rsidRPr="00E7286B" w:rsidRDefault="00AA5295" w:rsidP="00AA5295">
            <w:pPr>
              <w:spacing w:before="0" w:after="0"/>
              <w:rPr>
                <w:rFonts w:eastAsia="Calibri" w:cs="Arial"/>
                <w:color w:val="auto"/>
                <w:sz w:val="20"/>
                <w:szCs w:val="20"/>
              </w:rPr>
            </w:pPr>
          </w:p>
        </w:tc>
      </w:tr>
      <w:tr w:rsidR="00AA5295" w:rsidRPr="00B11271" w14:paraId="459C1231" w14:textId="77777777" w:rsidTr="006136B4">
        <w:trPr>
          <w:trHeight w:val="416"/>
        </w:trPr>
        <w:tc>
          <w:tcPr>
            <w:tcW w:w="1124" w:type="dxa"/>
            <w:vAlign w:val="center"/>
          </w:tcPr>
          <w:p w14:paraId="480F84E7" w14:textId="4C298B6A" w:rsidR="00AA5295" w:rsidRPr="00E7286B" w:rsidRDefault="00AA5295" w:rsidP="00AA5295">
            <w:pPr>
              <w:spacing w:before="0" w:after="0"/>
              <w:rPr>
                <w:rFonts w:eastAsia="Calibri" w:cs="Arial"/>
                <w:color w:val="auto"/>
                <w:sz w:val="20"/>
                <w:szCs w:val="20"/>
              </w:rPr>
            </w:pPr>
            <w:r w:rsidRPr="00E7286B">
              <w:rPr>
                <w:rFonts w:eastAsia="Calibri" w:cs="Arial"/>
                <w:color w:val="auto"/>
                <w:sz w:val="20"/>
                <w:szCs w:val="20"/>
              </w:rPr>
              <w:t>Edición 2</w:t>
            </w:r>
          </w:p>
        </w:tc>
        <w:tc>
          <w:tcPr>
            <w:tcW w:w="1275" w:type="dxa"/>
            <w:vAlign w:val="center"/>
          </w:tcPr>
          <w:p w14:paraId="166A74E7" w14:textId="1FBE238C" w:rsidR="00AA5295" w:rsidRPr="00E7286B" w:rsidRDefault="00E7286B" w:rsidP="00AA5295">
            <w:pPr>
              <w:spacing w:before="0" w:after="0"/>
              <w:rPr>
                <w:rFonts w:eastAsia="Calibri" w:cs="Arial"/>
                <w:color w:val="auto"/>
                <w:sz w:val="20"/>
                <w:szCs w:val="20"/>
              </w:rPr>
            </w:pPr>
            <w:r>
              <w:rPr>
                <w:rFonts w:eastAsia="Calibri" w:cs="Arial"/>
                <w:color w:val="auto"/>
                <w:sz w:val="20"/>
                <w:szCs w:val="20"/>
              </w:rPr>
              <w:t>Presencial</w:t>
            </w:r>
          </w:p>
        </w:tc>
        <w:tc>
          <w:tcPr>
            <w:tcW w:w="2274" w:type="dxa"/>
            <w:vAlign w:val="center"/>
          </w:tcPr>
          <w:p w14:paraId="0D137360" w14:textId="77777777" w:rsidR="00AA5295" w:rsidRPr="00E7286B" w:rsidRDefault="00AA5295" w:rsidP="00AA5295">
            <w:pPr>
              <w:spacing w:before="0" w:after="0"/>
              <w:rPr>
                <w:rFonts w:eastAsia="Calibri" w:cs="Arial"/>
                <w:color w:val="auto"/>
                <w:sz w:val="20"/>
                <w:szCs w:val="20"/>
              </w:rPr>
            </w:pPr>
          </w:p>
        </w:tc>
        <w:tc>
          <w:tcPr>
            <w:tcW w:w="1134" w:type="dxa"/>
            <w:vAlign w:val="center"/>
          </w:tcPr>
          <w:p w14:paraId="3E3DD8DB" w14:textId="77777777" w:rsidR="00AA5295" w:rsidRPr="00E7286B" w:rsidRDefault="00AA5295" w:rsidP="00AA5295">
            <w:pPr>
              <w:spacing w:before="0" w:after="0"/>
              <w:rPr>
                <w:rFonts w:eastAsia="Calibri" w:cs="Arial"/>
                <w:color w:val="auto"/>
                <w:sz w:val="20"/>
                <w:szCs w:val="20"/>
              </w:rPr>
            </w:pPr>
          </w:p>
        </w:tc>
        <w:tc>
          <w:tcPr>
            <w:tcW w:w="1418" w:type="dxa"/>
            <w:vAlign w:val="center"/>
          </w:tcPr>
          <w:p w14:paraId="65B51F20" w14:textId="77777777" w:rsidR="00AA5295" w:rsidRPr="00E7286B" w:rsidRDefault="00AA5295" w:rsidP="00AA5295">
            <w:pPr>
              <w:spacing w:before="0" w:after="0"/>
              <w:rPr>
                <w:rFonts w:eastAsia="Calibri" w:cs="Arial"/>
                <w:color w:val="auto"/>
                <w:sz w:val="20"/>
                <w:szCs w:val="20"/>
              </w:rPr>
            </w:pPr>
          </w:p>
        </w:tc>
        <w:tc>
          <w:tcPr>
            <w:tcW w:w="1275" w:type="dxa"/>
            <w:gridSpan w:val="2"/>
            <w:vAlign w:val="center"/>
          </w:tcPr>
          <w:p w14:paraId="7077F918" w14:textId="77777777" w:rsidR="00AA5295" w:rsidRPr="00E7286B" w:rsidRDefault="00AA5295" w:rsidP="00AA5295">
            <w:pPr>
              <w:spacing w:before="0" w:after="0"/>
              <w:rPr>
                <w:rFonts w:eastAsia="Calibri" w:cs="Arial"/>
                <w:color w:val="auto"/>
                <w:sz w:val="20"/>
                <w:szCs w:val="20"/>
              </w:rPr>
            </w:pPr>
          </w:p>
        </w:tc>
      </w:tr>
      <w:tr w:rsidR="002B35D2" w:rsidRPr="00B11271" w14:paraId="3086A662" w14:textId="77777777" w:rsidTr="006136B4">
        <w:trPr>
          <w:trHeight w:val="422"/>
        </w:trPr>
        <w:tc>
          <w:tcPr>
            <w:tcW w:w="1124" w:type="dxa"/>
            <w:vAlign w:val="center"/>
          </w:tcPr>
          <w:p w14:paraId="0F72C10A" w14:textId="77777777" w:rsidR="002B35D2" w:rsidRPr="00E7286B" w:rsidRDefault="002B35D2" w:rsidP="00AA5295">
            <w:pPr>
              <w:spacing w:before="0" w:after="0"/>
              <w:rPr>
                <w:rFonts w:eastAsia="Calibri" w:cs="Arial"/>
                <w:color w:val="auto"/>
                <w:sz w:val="20"/>
                <w:szCs w:val="20"/>
              </w:rPr>
            </w:pPr>
            <w:r w:rsidRPr="00E7286B">
              <w:rPr>
                <w:rFonts w:eastAsia="Calibri" w:cs="Arial"/>
                <w:color w:val="auto"/>
                <w:sz w:val="20"/>
                <w:szCs w:val="20"/>
              </w:rPr>
              <w:t>Total</w:t>
            </w:r>
          </w:p>
        </w:tc>
        <w:tc>
          <w:tcPr>
            <w:tcW w:w="1275" w:type="dxa"/>
            <w:vAlign w:val="center"/>
          </w:tcPr>
          <w:p w14:paraId="40644AF0" w14:textId="77777777" w:rsidR="002B35D2" w:rsidRPr="00E7286B" w:rsidRDefault="002B35D2" w:rsidP="00AA5295">
            <w:pPr>
              <w:spacing w:before="0" w:after="0"/>
              <w:jc w:val="center"/>
              <w:rPr>
                <w:rFonts w:eastAsia="Calibri" w:cs="Arial"/>
                <w:color w:val="auto"/>
                <w:sz w:val="20"/>
                <w:szCs w:val="20"/>
              </w:rPr>
            </w:pPr>
            <w:r w:rsidRPr="00E7286B">
              <w:rPr>
                <w:rFonts w:eastAsia="Calibri" w:cs="Arial"/>
                <w:color w:val="auto"/>
                <w:sz w:val="20"/>
                <w:szCs w:val="20"/>
              </w:rPr>
              <w:t>----------</w:t>
            </w:r>
          </w:p>
        </w:tc>
        <w:tc>
          <w:tcPr>
            <w:tcW w:w="2274" w:type="dxa"/>
            <w:vAlign w:val="center"/>
          </w:tcPr>
          <w:p w14:paraId="629BBCC4" w14:textId="77777777" w:rsidR="002B35D2" w:rsidRPr="00E7286B" w:rsidRDefault="002B35D2" w:rsidP="00AA5295">
            <w:pPr>
              <w:spacing w:before="0" w:after="0"/>
              <w:jc w:val="center"/>
              <w:rPr>
                <w:rFonts w:eastAsia="Calibri" w:cs="Arial"/>
                <w:color w:val="auto"/>
                <w:sz w:val="20"/>
                <w:szCs w:val="20"/>
              </w:rPr>
            </w:pPr>
            <w:r w:rsidRPr="00E7286B">
              <w:rPr>
                <w:rFonts w:eastAsia="Calibri" w:cs="Arial"/>
                <w:color w:val="auto"/>
                <w:sz w:val="20"/>
                <w:szCs w:val="20"/>
              </w:rPr>
              <w:t>--------------</w:t>
            </w:r>
          </w:p>
        </w:tc>
        <w:tc>
          <w:tcPr>
            <w:tcW w:w="1134" w:type="dxa"/>
            <w:vAlign w:val="center"/>
          </w:tcPr>
          <w:p w14:paraId="0BA59468" w14:textId="77777777" w:rsidR="002B35D2" w:rsidRPr="00E7286B" w:rsidRDefault="002B35D2" w:rsidP="00AA5295">
            <w:pPr>
              <w:spacing w:before="0" w:after="0"/>
              <w:jc w:val="center"/>
              <w:rPr>
                <w:rFonts w:eastAsia="Calibri" w:cs="Arial"/>
                <w:color w:val="auto"/>
                <w:sz w:val="20"/>
                <w:szCs w:val="20"/>
              </w:rPr>
            </w:pPr>
          </w:p>
        </w:tc>
        <w:tc>
          <w:tcPr>
            <w:tcW w:w="1418" w:type="dxa"/>
            <w:vAlign w:val="center"/>
          </w:tcPr>
          <w:p w14:paraId="6A3B0E27" w14:textId="77777777" w:rsidR="002B35D2" w:rsidRPr="00E7286B" w:rsidRDefault="002B35D2" w:rsidP="00AA5295">
            <w:pPr>
              <w:spacing w:before="0" w:after="0"/>
              <w:jc w:val="center"/>
              <w:rPr>
                <w:rFonts w:eastAsia="Calibri" w:cs="Arial"/>
                <w:color w:val="auto"/>
                <w:sz w:val="20"/>
                <w:szCs w:val="20"/>
              </w:rPr>
            </w:pPr>
            <w:r w:rsidRPr="00E7286B">
              <w:rPr>
                <w:rFonts w:eastAsia="Calibri" w:cs="Arial"/>
                <w:color w:val="auto"/>
                <w:sz w:val="20"/>
                <w:szCs w:val="20"/>
              </w:rPr>
              <w:t>----------</w:t>
            </w:r>
          </w:p>
        </w:tc>
        <w:tc>
          <w:tcPr>
            <w:tcW w:w="1275" w:type="dxa"/>
            <w:gridSpan w:val="2"/>
            <w:vAlign w:val="center"/>
          </w:tcPr>
          <w:p w14:paraId="769AED18" w14:textId="77777777" w:rsidR="002B35D2" w:rsidRPr="00E7286B" w:rsidRDefault="002B35D2" w:rsidP="00AA5295">
            <w:pPr>
              <w:spacing w:before="0" w:after="0"/>
              <w:jc w:val="center"/>
              <w:rPr>
                <w:rFonts w:eastAsia="Calibri" w:cs="Arial"/>
                <w:color w:val="auto"/>
                <w:sz w:val="20"/>
                <w:szCs w:val="20"/>
              </w:rPr>
            </w:pPr>
            <w:r w:rsidRPr="00E7286B">
              <w:rPr>
                <w:rFonts w:eastAsia="Calibri" w:cs="Arial"/>
                <w:color w:val="auto"/>
                <w:sz w:val="20"/>
                <w:szCs w:val="20"/>
              </w:rPr>
              <w:t>----------</w:t>
            </w:r>
          </w:p>
        </w:tc>
      </w:tr>
    </w:tbl>
    <w:p w14:paraId="38A9D066" w14:textId="77777777" w:rsidR="002B35D2" w:rsidRPr="00B11271" w:rsidRDefault="002B35D2" w:rsidP="002B35D2">
      <w:pPr>
        <w:spacing w:before="0" w:line="240" w:lineRule="auto"/>
        <w:jc w:val="left"/>
        <w:rPr>
          <w:rFonts w:eastAsia="Calibri" w:cs="Arial"/>
          <w:color w:val="A6A6A6"/>
          <w:szCs w:val="22"/>
        </w:rPr>
      </w:pPr>
      <w:r w:rsidRPr="00B11271">
        <w:rPr>
          <w:rFonts w:eastAsia="Calibri" w:cs="Arial"/>
          <w:color w:val="A6A6A6"/>
          <w:szCs w:val="22"/>
        </w:rPr>
        <w:t>(Insertar tantas filas como proceda)</w:t>
      </w:r>
    </w:p>
    <w:tbl>
      <w:tblPr>
        <w:tblStyle w:val="Tablaconcuadrcula4"/>
        <w:tblW w:w="0" w:type="auto"/>
        <w:shd w:val="clear" w:color="auto" w:fill="D9D9D9"/>
        <w:tblLook w:val="04A0" w:firstRow="1" w:lastRow="0" w:firstColumn="1" w:lastColumn="0" w:noHBand="0" w:noVBand="1"/>
      </w:tblPr>
      <w:tblGrid>
        <w:gridCol w:w="6817"/>
        <w:gridCol w:w="1537"/>
      </w:tblGrid>
      <w:tr w:rsidR="002B35D2" w:rsidRPr="00B11271" w14:paraId="083C9445" w14:textId="77777777" w:rsidTr="00254482">
        <w:tc>
          <w:tcPr>
            <w:tcW w:w="6941" w:type="dxa"/>
            <w:shd w:val="clear" w:color="auto" w:fill="E2EFD9" w:themeFill="accent6" w:themeFillTint="33"/>
            <w:vAlign w:val="center"/>
          </w:tcPr>
          <w:p w14:paraId="2BB13FE0" w14:textId="77777777" w:rsidR="002B35D2" w:rsidRPr="00DB7139" w:rsidRDefault="002B35D2" w:rsidP="006E4A90">
            <w:pPr>
              <w:pStyle w:val="Ttulo2"/>
            </w:pPr>
            <w:bookmarkStart w:id="70" w:name="_Toc93663253"/>
            <w:bookmarkStart w:id="71" w:name="_Toc96525638"/>
            <w:bookmarkStart w:id="72" w:name="_Toc97885645"/>
            <w:bookmarkStart w:id="73" w:name="_Toc101791900"/>
            <w:bookmarkStart w:id="74" w:name="_Toc109290022"/>
            <w:bookmarkStart w:id="75" w:name="_Toc110435597"/>
            <w:bookmarkStart w:id="76" w:name="_Toc223354317"/>
            <w:r w:rsidRPr="00DB7139">
              <w:t>Objetivos y justificación</w:t>
            </w:r>
            <w:bookmarkEnd w:id="70"/>
            <w:bookmarkEnd w:id="71"/>
            <w:bookmarkEnd w:id="72"/>
            <w:bookmarkEnd w:id="73"/>
            <w:bookmarkEnd w:id="74"/>
            <w:bookmarkEnd w:id="75"/>
            <w:bookmarkEnd w:id="76"/>
          </w:p>
        </w:tc>
        <w:tc>
          <w:tcPr>
            <w:tcW w:w="1553" w:type="dxa"/>
            <w:shd w:val="clear" w:color="auto" w:fill="FFF2CC" w:themeFill="accent4" w:themeFillTint="33"/>
            <w:vAlign w:val="center"/>
          </w:tcPr>
          <w:p w14:paraId="49EC45BF" w14:textId="77777777" w:rsidR="002B35D2" w:rsidRPr="00DB7139" w:rsidRDefault="002B35D2" w:rsidP="00DB7139">
            <w:pPr>
              <w:spacing w:before="0" w:after="0"/>
              <w:jc w:val="center"/>
              <w:rPr>
                <w:rFonts w:eastAsia="Times New Roman" w:cs="Arial"/>
                <w:color w:val="auto"/>
                <w:szCs w:val="22"/>
                <w:lang w:eastAsia="es-ES"/>
              </w:rPr>
            </w:pPr>
            <w:r w:rsidRPr="00DB7139">
              <w:rPr>
                <w:rFonts w:eastAsia="Times New Roman" w:cs="Arial"/>
                <w:color w:val="auto"/>
                <w:szCs w:val="22"/>
                <w:lang w:eastAsia="es-ES"/>
              </w:rPr>
              <w:t>Criterio B1</w:t>
            </w:r>
          </w:p>
        </w:tc>
      </w:tr>
    </w:tbl>
    <w:p w14:paraId="1710D36A" w14:textId="77777777" w:rsidR="002B35D2" w:rsidRPr="00B11271" w:rsidRDefault="002B35D2" w:rsidP="002B35D2">
      <w:pPr>
        <w:spacing w:before="0" w:line="240" w:lineRule="auto"/>
        <w:jc w:val="left"/>
        <w:rPr>
          <w:rFonts w:eastAsia="Calibri" w:cs="Arial"/>
          <w:b/>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2B1939E8" w14:textId="77777777" w:rsidTr="00D6210D">
        <w:tc>
          <w:tcPr>
            <w:tcW w:w="8494" w:type="dxa"/>
          </w:tcPr>
          <w:p w14:paraId="7B8B53C2" w14:textId="5B20E910" w:rsidR="002B35D2" w:rsidRPr="00B11271" w:rsidRDefault="002B35D2" w:rsidP="007B4AE3">
            <w:pPr>
              <w:spacing w:before="0" w:after="0"/>
              <w:rPr>
                <w:rFonts w:eastAsia="Calibri" w:cs="Arial"/>
                <w:color w:val="auto"/>
                <w:szCs w:val="22"/>
                <w:highlight w:val="yellow"/>
              </w:rPr>
            </w:pPr>
            <w:r w:rsidRPr="00B11271">
              <w:rPr>
                <w:rFonts w:eastAsia="Calibri" w:cs="Arial"/>
                <w:color w:val="auto"/>
                <w:szCs w:val="22"/>
              </w:rPr>
              <w:t>Objetivos específicos y encuadre en objetivo general/es d</w:t>
            </w:r>
            <w:r w:rsidRPr="00C26B3E">
              <w:rPr>
                <w:rFonts w:eastAsia="Calibri" w:cs="Arial"/>
                <w:color w:val="auto"/>
                <w:szCs w:val="22"/>
              </w:rPr>
              <w:t>e</w:t>
            </w:r>
            <w:r w:rsidR="006136B4">
              <w:rPr>
                <w:rFonts w:eastAsia="Calibri" w:cs="Arial"/>
                <w:color w:val="auto"/>
                <w:szCs w:val="22"/>
              </w:rPr>
              <w:t xml:space="preserve"> </w:t>
            </w:r>
            <w:r w:rsidRPr="00C26B3E">
              <w:rPr>
                <w:rFonts w:eastAsia="Calibri" w:cs="Arial"/>
                <w:color w:val="auto"/>
                <w:szCs w:val="22"/>
              </w:rPr>
              <w:t>l</w:t>
            </w:r>
            <w:r w:rsidR="006136B4">
              <w:rPr>
                <w:rFonts w:eastAsia="Calibri" w:cs="Arial"/>
                <w:color w:val="auto"/>
                <w:szCs w:val="22"/>
              </w:rPr>
              <w:t>a</w:t>
            </w:r>
            <w:r w:rsidRPr="00C26B3E">
              <w:rPr>
                <w:rFonts w:eastAsia="Calibri" w:cs="Arial"/>
                <w:color w:val="auto"/>
                <w:szCs w:val="22"/>
              </w:rPr>
              <w:t xml:space="preserve"> Pro</w:t>
            </w:r>
            <w:r w:rsidR="006136B4">
              <w:rPr>
                <w:rFonts w:eastAsia="Calibri" w:cs="Arial"/>
                <w:color w:val="auto"/>
                <w:szCs w:val="22"/>
              </w:rPr>
              <w:t>puesta</w:t>
            </w:r>
            <w:r w:rsidRPr="00C26B3E">
              <w:rPr>
                <w:rFonts w:eastAsia="Calibri" w:cs="Arial"/>
                <w:color w:val="auto"/>
                <w:szCs w:val="22"/>
              </w:rPr>
              <w:t xml:space="preserve"> de </w:t>
            </w:r>
            <w:r w:rsidR="00827CDD">
              <w:rPr>
                <w:rFonts w:eastAsia="Calibri" w:cs="Arial"/>
                <w:color w:val="auto"/>
                <w:szCs w:val="22"/>
              </w:rPr>
              <w:t>A</w:t>
            </w:r>
            <w:r w:rsidR="00E7286B">
              <w:rPr>
                <w:rFonts w:eastAsia="Calibri" w:cs="Arial"/>
                <w:color w:val="auto"/>
                <w:szCs w:val="22"/>
              </w:rPr>
              <w:t>ctividades demostrativas</w:t>
            </w:r>
            <w:r w:rsidR="007B4AE3">
              <w:rPr>
                <w:rFonts w:eastAsia="Calibri" w:cs="Arial"/>
                <w:color w:val="auto"/>
                <w:szCs w:val="22"/>
              </w:rPr>
              <w:t xml:space="preserve"> </w:t>
            </w:r>
            <w:r w:rsidR="007B4AE3">
              <w:rPr>
                <w:rFonts w:eastAsia="Times New Roman" w:cs="Arial"/>
                <w:lang w:eastAsia="es-ES"/>
              </w:rPr>
              <w:t>no relacionadas</w:t>
            </w:r>
            <w:r w:rsidR="007B4AE3" w:rsidRPr="0066451A">
              <w:rPr>
                <w:rFonts w:eastAsia="Times New Roman" w:cs="Arial"/>
                <w:lang w:eastAsia="es-ES"/>
              </w:rPr>
              <w:t xml:space="preserve"> con las tecnologías de digitalización</w:t>
            </w:r>
          </w:p>
        </w:tc>
      </w:tr>
    </w:tbl>
    <w:p w14:paraId="01CF39A6" w14:textId="71EC99DA" w:rsidR="002B35D2" w:rsidRDefault="002B35D2" w:rsidP="00922455">
      <w:pPr>
        <w:spacing w:before="0" w:after="0" w:line="240" w:lineRule="auto"/>
        <w:jc w:val="left"/>
        <w:rPr>
          <w:rFonts w:eastAsia="Calibri" w:cs="Arial"/>
          <w:color w:val="A6A6A6"/>
          <w:szCs w:val="22"/>
        </w:rPr>
      </w:pPr>
    </w:p>
    <w:p w14:paraId="1CD73C21" w14:textId="792199ED" w:rsidR="00254482" w:rsidRDefault="00254482" w:rsidP="00922455">
      <w:pPr>
        <w:spacing w:before="0" w:after="0" w:line="240" w:lineRule="auto"/>
        <w:jc w:val="left"/>
        <w:rPr>
          <w:ins w:id="77" w:author="Nuño Rodriguez, Lydia" w:date="2026-03-09T13:40:00Z"/>
          <w:rFonts w:eastAsia="Calibri" w:cs="Arial"/>
          <w:color w:val="A6A6A6"/>
          <w:szCs w:val="22"/>
        </w:rPr>
      </w:pPr>
    </w:p>
    <w:p w14:paraId="191B2059" w14:textId="77777777" w:rsidR="00142DDA" w:rsidRPr="00B11271" w:rsidRDefault="00142DDA" w:rsidP="00922455">
      <w:pPr>
        <w:spacing w:before="0" w:after="0" w:line="240" w:lineRule="auto"/>
        <w:jc w:val="left"/>
        <w:rPr>
          <w:rFonts w:eastAsia="Calibri" w:cs="Arial"/>
          <w:color w:val="A6A6A6"/>
          <w:szCs w:val="22"/>
        </w:rPr>
      </w:pPr>
    </w:p>
    <w:tbl>
      <w:tblPr>
        <w:tblStyle w:val="Tablaconcuadrcula4"/>
        <w:tblW w:w="8500" w:type="dxa"/>
        <w:tblLook w:val="04A0" w:firstRow="1" w:lastRow="0" w:firstColumn="1" w:lastColumn="0" w:noHBand="0" w:noVBand="1"/>
      </w:tblPr>
      <w:tblGrid>
        <w:gridCol w:w="8500"/>
      </w:tblGrid>
      <w:tr w:rsidR="002B35D2" w:rsidRPr="00B11271" w14:paraId="7B971063" w14:textId="77777777" w:rsidTr="00D6210D">
        <w:tc>
          <w:tcPr>
            <w:tcW w:w="8494" w:type="dxa"/>
          </w:tcPr>
          <w:p w14:paraId="05E349E9" w14:textId="77777777" w:rsidR="002B35D2" w:rsidRPr="00B11271" w:rsidRDefault="002B35D2" w:rsidP="00922455">
            <w:pPr>
              <w:tabs>
                <w:tab w:val="left" w:pos="2694"/>
              </w:tabs>
              <w:spacing w:before="0" w:after="0"/>
              <w:rPr>
                <w:rFonts w:eastAsia="Calibri" w:cs="Arial"/>
                <w:color w:val="auto"/>
                <w:szCs w:val="22"/>
                <w:highlight w:val="yellow"/>
              </w:rPr>
            </w:pPr>
            <w:r w:rsidRPr="00B11271">
              <w:rPr>
                <w:rFonts w:eastAsia="Calibri" w:cs="Arial"/>
                <w:color w:val="auto"/>
                <w:szCs w:val="22"/>
              </w:rPr>
              <w:lastRenderedPageBreak/>
              <w:t xml:space="preserve">Resultados específicos previstos </w:t>
            </w:r>
          </w:p>
        </w:tc>
      </w:tr>
    </w:tbl>
    <w:p w14:paraId="6D5CA542" w14:textId="480DE930" w:rsidR="002B35D2" w:rsidRDefault="002B35D2" w:rsidP="00922455">
      <w:pPr>
        <w:spacing w:before="0" w:after="0" w:line="240" w:lineRule="auto"/>
        <w:jc w:val="left"/>
        <w:rPr>
          <w:rFonts w:eastAsia="Calibri" w:cs="Arial"/>
          <w:color w:val="A6A6A6"/>
          <w:szCs w:val="22"/>
        </w:rPr>
      </w:pPr>
    </w:p>
    <w:p w14:paraId="58B7BE83" w14:textId="77777777" w:rsidR="00254482" w:rsidRPr="00B11271" w:rsidRDefault="00254482" w:rsidP="00922455">
      <w:pPr>
        <w:spacing w:before="0" w:after="0" w:line="240" w:lineRule="auto"/>
        <w:jc w:val="left"/>
        <w:rPr>
          <w:rFonts w:eastAsia="Calibri" w:cs="Arial"/>
          <w:color w:val="A6A6A6"/>
          <w:szCs w:val="22"/>
        </w:rPr>
      </w:pPr>
    </w:p>
    <w:tbl>
      <w:tblPr>
        <w:tblStyle w:val="Tablaconcuadrcula4"/>
        <w:tblW w:w="0" w:type="auto"/>
        <w:tblLook w:val="04A0" w:firstRow="1" w:lastRow="0" w:firstColumn="1" w:lastColumn="0" w:noHBand="0" w:noVBand="1"/>
      </w:tblPr>
      <w:tblGrid>
        <w:gridCol w:w="8354"/>
      </w:tblGrid>
      <w:tr w:rsidR="002B35D2" w:rsidRPr="00B11271" w14:paraId="3241CBB5" w14:textId="77777777" w:rsidTr="00D6210D">
        <w:tc>
          <w:tcPr>
            <w:tcW w:w="8494" w:type="dxa"/>
          </w:tcPr>
          <w:p w14:paraId="163CB6E9"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Breve justificación de la actividad</w:t>
            </w:r>
          </w:p>
        </w:tc>
      </w:tr>
    </w:tbl>
    <w:p w14:paraId="2130A809" w14:textId="6B2D8C47" w:rsidR="002B35D2" w:rsidRDefault="002B35D2" w:rsidP="00922455">
      <w:pPr>
        <w:spacing w:before="0" w:after="0" w:line="240" w:lineRule="auto"/>
        <w:jc w:val="left"/>
        <w:rPr>
          <w:rFonts w:eastAsia="Calibri" w:cs="Arial"/>
          <w:color w:val="auto"/>
          <w:szCs w:val="22"/>
        </w:rPr>
      </w:pPr>
    </w:p>
    <w:p w14:paraId="019319BE" w14:textId="77777777" w:rsidR="00F5599C" w:rsidRDefault="00F5599C" w:rsidP="00922455">
      <w:pPr>
        <w:spacing w:before="0" w:after="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816"/>
        <w:gridCol w:w="1538"/>
      </w:tblGrid>
      <w:tr w:rsidR="002B35D2" w:rsidRPr="00B11271" w14:paraId="78BE59C1" w14:textId="77777777" w:rsidTr="00254482">
        <w:tc>
          <w:tcPr>
            <w:tcW w:w="6941" w:type="dxa"/>
            <w:shd w:val="clear" w:color="auto" w:fill="E2EFD9" w:themeFill="accent6" w:themeFillTint="33"/>
          </w:tcPr>
          <w:p w14:paraId="62AB2D78" w14:textId="61F153DE" w:rsidR="002B35D2" w:rsidRPr="00B11271" w:rsidRDefault="002B35D2" w:rsidP="006E4A90">
            <w:pPr>
              <w:pStyle w:val="Ttulo2"/>
            </w:pPr>
            <w:bookmarkStart w:id="78" w:name="_Toc96525639"/>
            <w:bookmarkStart w:id="79" w:name="_Toc97885646"/>
            <w:bookmarkStart w:id="80" w:name="_Toc101791901"/>
            <w:bookmarkStart w:id="81" w:name="_Toc109290023"/>
            <w:bookmarkStart w:id="82" w:name="_Toc110435598"/>
            <w:bookmarkStart w:id="83" w:name="_Toc223354318"/>
            <w:bookmarkStart w:id="84" w:name="_Toc93663254"/>
            <w:r w:rsidRPr="00B11271">
              <w:t>Programa previsto</w:t>
            </w:r>
            <w:bookmarkEnd w:id="78"/>
            <w:bookmarkEnd w:id="79"/>
            <w:bookmarkEnd w:id="80"/>
            <w:bookmarkEnd w:id="81"/>
            <w:bookmarkEnd w:id="82"/>
            <w:bookmarkEnd w:id="83"/>
            <w:r w:rsidRPr="00B11271">
              <w:t xml:space="preserve"> </w:t>
            </w:r>
            <w:bookmarkEnd w:id="84"/>
          </w:p>
        </w:tc>
        <w:tc>
          <w:tcPr>
            <w:tcW w:w="1553" w:type="dxa"/>
            <w:shd w:val="clear" w:color="auto" w:fill="FFF2CC" w:themeFill="accent4" w:themeFillTint="33"/>
            <w:vAlign w:val="center"/>
          </w:tcPr>
          <w:p w14:paraId="5BFC4A61" w14:textId="77777777" w:rsidR="002B35D2" w:rsidRPr="00B11271" w:rsidRDefault="002B35D2" w:rsidP="00254482">
            <w:pPr>
              <w:spacing w:before="0" w:after="0"/>
              <w:jc w:val="center"/>
              <w:rPr>
                <w:rFonts w:eastAsia="Calibri" w:cs="Arial"/>
                <w:color w:val="auto"/>
                <w:szCs w:val="22"/>
              </w:rPr>
            </w:pPr>
            <w:r w:rsidRPr="00B11271">
              <w:rPr>
                <w:rFonts w:eastAsia="Calibri" w:cs="Arial"/>
                <w:color w:val="auto"/>
                <w:szCs w:val="22"/>
              </w:rPr>
              <w:t>Criterio B2</w:t>
            </w:r>
          </w:p>
        </w:tc>
      </w:tr>
    </w:tbl>
    <w:p w14:paraId="2DDCA1AB" w14:textId="77777777" w:rsidR="00254482" w:rsidRDefault="00254482" w:rsidP="00E7286B">
      <w:pPr>
        <w:spacing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816"/>
        <w:gridCol w:w="1538"/>
      </w:tblGrid>
      <w:tr w:rsidR="002B35D2" w:rsidRPr="00B11271" w14:paraId="4FEAC5CD" w14:textId="77777777" w:rsidTr="00254482">
        <w:tc>
          <w:tcPr>
            <w:tcW w:w="6941" w:type="dxa"/>
            <w:shd w:val="clear" w:color="auto" w:fill="E2EFD9" w:themeFill="accent6" w:themeFillTint="33"/>
            <w:vAlign w:val="center"/>
          </w:tcPr>
          <w:p w14:paraId="6E0EB78C" w14:textId="61283ADC" w:rsidR="002B35D2" w:rsidRPr="00B11271" w:rsidRDefault="00211D3C" w:rsidP="006E4A90">
            <w:pPr>
              <w:pStyle w:val="Ttulo2"/>
            </w:pPr>
            <w:bookmarkStart w:id="85" w:name="_Toc223354319"/>
            <w:r>
              <w:t>Usuarios finales</w:t>
            </w:r>
            <w:bookmarkEnd w:id="85"/>
          </w:p>
        </w:tc>
        <w:tc>
          <w:tcPr>
            <w:tcW w:w="1553" w:type="dxa"/>
            <w:shd w:val="clear" w:color="auto" w:fill="FFF2CC" w:themeFill="accent4" w:themeFillTint="33"/>
            <w:vAlign w:val="center"/>
          </w:tcPr>
          <w:p w14:paraId="45A46CB2" w14:textId="77777777" w:rsidR="002B35D2" w:rsidRPr="00B11271" w:rsidRDefault="002B35D2" w:rsidP="006136B4">
            <w:pPr>
              <w:spacing w:before="0" w:after="0"/>
              <w:jc w:val="center"/>
              <w:rPr>
                <w:rFonts w:eastAsia="Calibri" w:cs="Arial"/>
                <w:color w:val="auto"/>
                <w:szCs w:val="22"/>
              </w:rPr>
            </w:pPr>
            <w:r w:rsidRPr="00B11271">
              <w:rPr>
                <w:rFonts w:eastAsia="Calibri" w:cs="Arial"/>
                <w:color w:val="auto"/>
                <w:szCs w:val="22"/>
              </w:rPr>
              <w:t>Criterio B2</w:t>
            </w:r>
          </w:p>
        </w:tc>
      </w:tr>
    </w:tbl>
    <w:p w14:paraId="7CB31AD7" w14:textId="77777777" w:rsidR="002B35D2" w:rsidRPr="00B11271" w:rsidRDefault="002B35D2" w:rsidP="00BC3C92">
      <w:pPr>
        <w:spacing w:before="0" w:after="0" w:line="240" w:lineRule="auto"/>
        <w:jc w:val="left"/>
        <w:rPr>
          <w:rFonts w:eastAsia="Calibri" w:cs="Arial"/>
          <w:color w:val="auto"/>
          <w:szCs w:val="22"/>
        </w:rPr>
      </w:pPr>
    </w:p>
    <w:tbl>
      <w:tblPr>
        <w:tblStyle w:val="Tablaconcuadrcula41"/>
        <w:tblW w:w="8500" w:type="dxa"/>
        <w:tblLayout w:type="fixed"/>
        <w:tblLook w:val="04A0" w:firstRow="1" w:lastRow="0" w:firstColumn="1" w:lastColumn="0" w:noHBand="0" w:noVBand="1"/>
      </w:tblPr>
      <w:tblGrid>
        <w:gridCol w:w="1129"/>
        <w:gridCol w:w="1560"/>
        <w:gridCol w:w="5811"/>
      </w:tblGrid>
      <w:tr w:rsidR="00C26B3E" w:rsidRPr="00B11271" w14:paraId="5E8035CF" w14:textId="77777777" w:rsidTr="000102C1">
        <w:trPr>
          <w:trHeight w:val="260"/>
        </w:trPr>
        <w:tc>
          <w:tcPr>
            <w:tcW w:w="1129" w:type="dxa"/>
            <w:shd w:val="clear" w:color="auto" w:fill="BFBFBF" w:themeFill="background1" w:themeFillShade="BF"/>
            <w:vAlign w:val="center"/>
          </w:tcPr>
          <w:p w14:paraId="16E7D18A" w14:textId="43A06257" w:rsidR="00C26B3E" w:rsidRPr="00B11271" w:rsidRDefault="00E7286B" w:rsidP="00550858">
            <w:pPr>
              <w:spacing w:before="0"/>
              <w:jc w:val="center"/>
              <w:rPr>
                <w:rFonts w:eastAsia="Calibri" w:cs="Arial"/>
                <w:color w:val="auto"/>
                <w:szCs w:val="22"/>
              </w:rPr>
            </w:pPr>
            <w:r>
              <w:rPr>
                <w:rFonts w:eastAsia="Calibri" w:cs="Arial"/>
                <w:color w:val="auto"/>
                <w:szCs w:val="22"/>
              </w:rPr>
              <w:t>Id</w:t>
            </w:r>
            <w:r w:rsidR="006136B4">
              <w:rPr>
                <w:rFonts w:eastAsia="Calibri" w:cs="Arial"/>
                <w:color w:val="auto"/>
                <w:szCs w:val="22"/>
              </w:rPr>
              <w:t xml:space="preserve"> Edición</w:t>
            </w:r>
          </w:p>
        </w:tc>
        <w:tc>
          <w:tcPr>
            <w:tcW w:w="1560" w:type="dxa"/>
            <w:shd w:val="clear" w:color="auto" w:fill="BFBFBF" w:themeFill="background1" w:themeFillShade="BF"/>
            <w:vAlign w:val="center"/>
          </w:tcPr>
          <w:p w14:paraId="565E4EFB" w14:textId="1625B9B1" w:rsidR="00C26B3E" w:rsidRPr="00B11271" w:rsidRDefault="00C26B3E" w:rsidP="009D61DB">
            <w:pPr>
              <w:spacing w:before="0" w:after="0"/>
              <w:jc w:val="center"/>
              <w:rPr>
                <w:rFonts w:eastAsia="Calibri" w:cs="Arial"/>
                <w:color w:val="auto"/>
                <w:szCs w:val="22"/>
              </w:rPr>
            </w:pPr>
            <w:r w:rsidRPr="00B11271">
              <w:rPr>
                <w:rFonts w:eastAsia="Calibri" w:cs="Arial"/>
                <w:color w:val="auto"/>
                <w:szCs w:val="22"/>
              </w:rPr>
              <w:t>N</w:t>
            </w:r>
            <w:r>
              <w:rPr>
                <w:rFonts w:eastAsia="Calibri" w:cs="Arial"/>
                <w:color w:val="auto"/>
                <w:szCs w:val="22"/>
              </w:rPr>
              <w:t>º</w:t>
            </w:r>
            <w:r w:rsidRPr="00B11271">
              <w:rPr>
                <w:rFonts w:eastAsia="Calibri" w:cs="Arial"/>
                <w:color w:val="auto"/>
                <w:szCs w:val="22"/>
              </w:rPr>
              <w:t xml:space="preserve"> de </w:t>
            </w:r>
            <w:r w:rsidR="00CF267F">
              <w:rPr>
                <w:rFonts w:eastAsia="Calibri" w:cs="Arial"/>
                <w:color w:val="auto"/>
                <w:szCs w:val="22"/>
              </w:rPr>
              <w:t>participantes</w:t>
            </w:r>
          </w:p>
        </w:tc>
        <w:tc>
          <w:tcPr>
            <w:tcW w:w="5811" w:type="dxa"/>
            <w:shd w:val="clear" w:color="auto" w:fill="BFBFBF" w:themeFill="background1" w:themeFillShade="BF"/>
            <w:vAlign w:val="center"/>
          </w:tcPr>
          <w:p w14:paraId="7B08E7B2" w14:textId="68075078" w:rsidR="00C26B3E" w:rsidRDefault="00C26B3E" w:rsidP="00550858">
            <w:pPr>
              <w:spacing w:before="0" w:after="0"/>
              <w:jc w:val="center"/>
              <w:rPr>
                <w:rFonts w:eastAsia="Calibri" w:cs="Arial"/>
                <w:color w:val="auto"/>
                <w:szCs w:val="22"/>
              </w:rPr>
            </w:pPr>
            <w:r w:rsidRPr="00B11271">
              <w:rPr>
                <w:rFonts w:eastAsia="Calibri" w:cs="Arial"/>
                <w:color w:val="auto"/>
                <w:szCs w:val="22"/>
              </w:rPr>
              <w:t xml:space="preserve">Perfil de los </w:t>
            </w:r>
            <w:r w:rsidR="00CF267F">
              <w:rPr>
                <w:rFonts w:eastAsia="Calibri" w:cs="Arial"/>
                <w:color w:val="auto"/>
                <w:szCs w:val="22"/>
              </w:rPr>
              <w:t>participantes</w:t>
            </w:r>
          </w:p>
          <w:p w14:paraId="1FAD82D0" w14:textId="0E19D904" w:rsidR="00C26B3E" w:rsidRPr="00B11271" w:rsidRDefault="00C26B3E" w:rsidP="00550858">
            <w:pPr>
              <w:spacing w:before="0" w:after="0"/>
              <w:jc w:val="center"/>
              <w:rPr>
                <w:rFonts w:eastAsia="Calibri" w:cs="Arial"/>
                <w:color w:val="auto"/>
                <w:szCs w:val="22"/>
              </w:rPr>
            </w:pPr>
            <w:r w:rsidRPr="00B11271">
              <w:rPr>
                <w:rFonts w:eastAsia="Calibri" w:cs="Arial"/>
                <w:color w:val="auto"/>
                <w:szCs w:val="22"/>
              </w:rPr>
              <w:t>(explicitar caracter</w:t>
            </w:r>
            <w:r w:rsidR="00E7286B">
              <w:rPr>
                <w:rFonts w:eastAsia="Calibri" w:cs="Arial"/>
                <w:color w:val="auto"/>
                <w:szCs w:val="22"/>
              </w:rPr>
              <w:t>ísticas diferenciales si procediese</w:t>
            </w:r>
            <w:r w:rsidRPr="00B11271">
              <w:rPr>
                <w:rFonts w:eastAsia="Calibri" w:cs="Arial"/>
                <w:color w:val="auto"/>
                <w:szCs w:val="22"/>
              </w:rPr>
              <w:t>)</w:t>
            </w:r>
          </w:p>
        </w:tc>
      </w:tr>
      <w:tr w:rsidR="00C26B3E" w:rsidRPr="00B11271" w14:paraId="5881B36D" w14:textId="77777777" w:rsidTr="004930AD">
        <w:tc>
          <w:tcPr>
            <w:tcW w:w="1129" w:type="dxa"/>
            <w:vAlign w:val="center"/>
          </w:tcPr>
          <w:p w14:paraId="779D34A4" w14:textId="77777777" w:rsidR="00C26B3E" w:rsidRPr="00E7286B" w:rsidRDefault="00C26B3E" w:rsidP="00E7286B">
            <w:pPr>
              <w:jc w:val="center"/>
              <w:rPr>
                <w:rFonts w:eastAsia="Calibri" w:cs="Arial"/>
                <w:color w:val="auto"/>
                <w:sz w:val="20"/>
                <w:szCs w:val="20"/>
              </w:rPr>
            </w:pPr>
            <w:r w:rsidRPr="00E7286B">
              <w:rPr>
                <w:rFonts w:eastAsia="Calibri" w:cs="Arial"/>
                <w:color w:val="auto"/>
                <w:sz w:val="20"/>
                <w:szCs w:val="20"/>
              </w:rPr>
              <w:t>Edición 1</w:t>
            </w:r>
          </w:p>
        </w:tc>
        <w:tc>
          <w:tcPr>
            <w:tcW w:w="1560" w:type="dxa"/>
            <w:vAlign w:val="center"/>
          </w:tcPr>
          <w:p w14:paraId="64F96DBD" w14:textId="77777777" w:rsidR="00C26B3E" w:rsidRPr="00E7286B" w:rsidRDefault="00C26B3E" w:rsidP="00E7286B">
            <w:pPr>
              <w:jc w:val="center"/>
              <w:rPr>
                <w:rFonts w:eastAsia="Calibri" w:cs="Arial"/>
                <w:color w:val="auto"/>
                <w:sz w:val="20"/>
                <w:szCs w:val="20"/>
              </w:rPr>
            </w:pPr>
          </w:p>
        </w:tc>
        <w:tc>
          <w:tcPr>
            <w:tcW w:w="5811" w:type="dxa"/>
            <w:vAlign w:val="center"/>
          </w:tcPr>
          <w:p w14:paraId="4FF3D6BB" w14:textId="77777777" w:rsidR="00C26B3E" w:rsidRPr="00E7286B" w:rsidRDefault="00C26B3E" w:rsidP="00A80A2B">
            <w:pPr>
              <w:jc w:val="left"/>
              <w:rPr>
                <w:rFonts w:eastAsia="Calibri" w:cs="Arial"/>
                <w:color w:val="auto"/>
                <w:sz w:val="20"/>
                <w:szCs w:val="20"/>
              </w:rPr>
            </w:pPr>
          </w:p>
        </w:tc>
      </w:tr>
      <w:tr w:rsidR="00C26B3E" w:rsidRPr="00B11271" w14:paraId="2FF3FFFE" w14:textId="77777777" w:rsidTr="004930AD">
        <w:tc>
          <w:tcPr>
            <w:tcW w:w="1129" w:type="dxa"/>
            <w:vAlign w:val="center"/>
          </w:tcPr>
          <w:p w14:paraId="02CD413B" w14:textId="77777777" w:rsidR="00C26B3E" w:rsidRPr="00E7286B" w:rsidRDefault="00C26B3E" w:rsidP="00E7286B">
            <w:pPr>
              <w:jc w:val="center"/>
              <w:rPr>
                <w:rFonts w:eastAsia="Calibri" w:cs="Arial"/>
                <w:color w:val="auto"/>
                <w:sz w:val="20"/>
                <w:szCs w:val="20"/>
              </w:rPr>
            </w:pPr>
            <w:r w:rsidRPr="00E7286B">
              <w:rPr>
                <w:rFonts w:eastAsia="Calibri" w:cs="Arial"/>
                <w:color w:val="auto"/>
                <w:sz w:val="20"/>
                <w:szCs w:val="20"/>
              </w:rPr>
              <w:t>Edición 2</w:t>
            </w:r>
          </w:p>
        </w:tc>
        <w:tc>
          <w:tcPr>
            <w:tcW w:w="1560" w:type="dxa"/>
            <w:vAlign w:val="center"/>
          </w:tcPr>
          <w:p w14:paraId="174C25BD" w14:textId="77777777" w:rsidR="00C26B3E" w:rsidRPr="00E7286B" w:rsidRDefault="00C26B3E" w:rsidP="00E7286B">
            <w:pPr>
              <w:jc w:val="center"/>
              <w:rPr>
                <w:rFonts w:eastAsia="Calibri" w:cs="Arial"/>
                <w:color w:val="auto"/>
                <w:sz w:val="20"/>
                <w:szCs w:val="20"/>
              </w:rPr>
            </w:pPr>
          </w:p>
        </w:tc>
        <w:tc>
          <w:tcPr>
            <w:tcW w:w="5811" w:type="dxa"/>
            <w:vAlign w:val="center"/>
          </w:tcPr>
          <w:p w14:paraId="5F508B11" w14:textId="77777777" w:rsidR="00C26B3E" w:rsidRPr="00E7286B" w:rsidRDefault="00C26B3E" w:rsidP="00A80A2B">
            <w:pPr>
              <w:jc w:val="left"/>
              <w:rPr>
                <w:rFonts w:eastAsia="Calibri" w:cs="Arial"/>
                <w:color w:val="auto"/>
                <w:sz w:val="20"/>
                <w:szCs w:val="20"/>
              </w:rPr>
            </w:pPr>
          </w:p>
        </w:tc>
      </w:tr>
      <w:tr w:rsidR="00C26B3E" w:rsidRPr="00B11271" w14:paraId="3C45BFCD" w14:textId="77777777" w:rsidTr="004930AD">
        <w:trPr>
          <w:trHeight w:val="264"/>
        </w:trPr>
        <w:tc>
          <w:tcPr>
            <w:tcW w:w="1129" w:type="dxa"/>
            <w:vAlign w:val="center"/>
          </w:tcPr>
          <w:p w14:paraId="3EB06D91" w14:textId="77777777" w:rsidR="00C26B3E" w:rsidRPr="00E7286B" w:rsidRDefault="00C26B3E" w:rsidP="00E7286B">
            <w:pPr>
              <w:jc w:val="center"/>
              <w:rPr>
                <w:rFonts w:eastAsia="Calibri" w:cs="Arial"/>
                <w:color w:val="auto"/>
                <w:sz w:val="20"/>
                <w:szCs w:val="20"/>
              </w:rPr>
            </w:pPr>
            <w:r w:rsidRPr="00E7286B">
              <w:rPr>
                <w:rFonts w:eastAsia="Calibri" w:cs="Arial"/>
                <w:color w:val="auto"/>
                <w:sz w:val="20"/>
                <w:szCs w:val="20"/>
              </w:rPr>
              <w:t>Total</w:t>
            </w:r>
          </w:p>
        </w:tc>
        <w:tc>
          <w:tcPr>
            <w:tcW w:w="1560" w:type="dxa"/>
            <w:vAlign w:val="center"/>
          </w:tcPr>
          <w:p w14:paraId="116839A8" w14:textId="77777777" w:rsidR="00C26B3E" w:rsidRPr="00E7286B" w:rsidRDefault="00C26B3E" w:rsidP="00E7286B">
            <w:pPr>
              <w:keepNext/>
              <w:keepLines/>
              <w:tabs>
                <w:tab w:val="center" w:pos="4252"/>
                <w:tab w:val="right" w:pos="8504"/>
              </w:tabs>
              <w:jc w:val="center"/>
              <w:rPr>
                <w:rFonts w:eastAsia="Calibri" w:cs="Arial"/>
                <w:color w:val="auto"/>
                <w:sz w:val="20"/>
                <w:szCs w:val="20"/>
              </w:rPr>
            </w:pPr>
          </w:p>
        </w:tc>
        <w:tc>
          <w:tcPr>
            <w:tcW w:w="5811" w:type="dxa"/>
            <w:vAlign w:val="center"/>
          </w:tcPr>
          <w:p w14:paraId="66789DAC" w14:textId="77777777" w:rsidR="00C26B3E" w:rsidRPr="00E7286B" w:rsidRDefault="00C26B3E" w:rsidP="00E7286B">
            <w:pPr>
              <w:keepNext/>
              <w:keepLines/>
              <w:tabs>
                <w:tab w:val="center" w:pos="4252"/>
                <w:tab w:val="right" w:pos="8504"/>
              </w:tabs>
              <w:jc w:val="center"/>
              <w:rPr>
                <w:rFonts w:eastAsia="Calibri" w:cs="Arial"/>
                <w:color w:val="auto"/>
                <w:sz w:val="20"/>
                <w:szCs w:val="20"/>
              </w:rPr>
            </w:pPr>
          </w:p>
        </w:tc>
      </w:tr>
    </w:tbl>
    <w:p w14:paraId="3F2690EA" w14:textId="49EC6BF7" w:rsidR="002B35D2" w:rsidRDefault="002B35D2" w:rsidP="002B35D2">
      <w:pPr>
        <w:spacing w:before="0" w:line="240" w:lineRule="auto"/>
        <w:jc w:val="left"/>
        <w:rPr>
          <w:rFonts w:eastAsia="Calibri" w:cs="Arial"/>
          <w:i/>
          <w:color w:val="A6A6A6"/>
          <w:szCs w:val="22"/>
        </w:rPr>
      </w:pPr>
      <w:r w:rsidRPr="00BC3C92">
        <w:rPr>
          <w:rFonts w:eastAsia="Calibri" w:cs="Arial"/>
          <w:i/>
          <w:color w:val="A6A6A6"/>
          <w:szCs w:val="22"/>
        </w:rPr>
        <w:t>(Insertar tantas filas como proceda)</w:t>
      </w:r>
    </w:p>
    <w:tbl>
      <w:tblPr>
        <w:tblStyle w:val="Tablaconcuadrcula4"/>
        <w:tblW w:w="0" w:type="auto"/>
        <w:shd w:val="clear" w:color="auto" w:fill="D9D9D9"/>
        <w:tblLook w:val="04A0" w:firstRow="1" w:lastRow="0" w:firstColumn="1" w:lastColumn="0" w:noHBand="0" w:noVBand="1"/>
      </w:tblPr>
      <w:tblGrid>
        <w:gridCol w:w="6815"/>
        <w:gridCol w:w="1539"/>
      </w:tblGrid>
      <w:tr w:rsidR="002B35D2" w:rsidRPr="00B11271" w14:paraId="2620E607" w14:textId="77777777" w:rsidTr="006136B4">
        <w:tc>
          <w:tcPr>
            <w:tcW w:w="6815" w:type="dxa"/>
            <w:shd w:val="clear" w:color="auto" w:fill="E2EFD9" w:themeFill="accent6" w:themeFillTint="33"/>
          </w:tcPr>
          <w:p w14:paraId="459227D1" w14:textId="77777777" w:rsidR="002B35D2" w:rsidRPr="00B11271" w:rsidRDefault="002B35D2" w:rsidP="006E4A90">
            <w:pPr>
              <w:pStyle w:val="Ttulo2"/>
            </w:pPr>
            <w:bookmarkStart w:id="86" w:name="_Toc93663256"/>
            <w:bookmarkStart w:id="87" w:name="_Toc96525641"/>
            <w:bookmarkStart w:id="88" w:name="_Toc97885648"/>
            <w:bookmarkStart w:id="89" w:name="_Toc101791903"/>
            <w:bookmarkStart w:id="90" w:name="_Toc109290025"/>
            <w:bookmarkStart w:id="91" w:name="_Toc110435600"/>
            <w:bookmarkStart w:id="92" w:name="_Toc223354320"/>
            <w:r w:rsidRPr="00B11271">
              <w:t>Recursos para el desarrollo de la actividad</w:t>
            </w:r>
            <w:bookmarkEnd w:id="86"/>
            <w:bookmarkEnd w:id="87"/>
            <w:bookmarkEnd w:id="88"/>
            <w:bookmarkEnd w:id="89"/>
            <w:bookmarkEnd w:id="90"/>
            <w:bookmarkEnd w:id="91"/>
            <w:bookmarkEnd w:id="92"/>
          </w:p>
        </w:tc>
        <w:tc>
          <w:tcPr>
            <w:tcW w:w="1539" w:type="dxa"/>
            <w:shd w:val="clear" w:color="auto" w:fill="FFF2CC" w:themeFill="accent4" w:themeFillTint="33"/>
          </w:tcPr>
          <w:p w14:paraId="130E495B" w14:textId="77777777" w:rsidR="002B35D2" w:rsidRPr="00B11271" w:rsidRDefault="002B35D2" w:rsidP="006136B4">
            <w:pPr>
              <w:spacing w:before="0" w:after="0"/>
              <w:jc w:val="center"/>
              <w:rPr>
                <w:rFonts w:eastAsia="Calibri" w:cs="Arial"/>
                <w:color w:val="auto"/>
                <w:szCs w:val="22"/>
              </w:rPr>
            </w:pPr>
            <w:r w:rsidRPr="00B11271">
              <w:rPr>
                <w:rFonts w:eastAsia="Calibri" w:cs="Arial"/>
                <w:color w:val="auto"/>
                <w:szCs w:val="22"/>
              </w:rPr>
              <w:t>Criterio A2</w:t>
            </w:r>
          </w:p>
        </w:tc>
      </w:tr>
    </w:tbl>
    <w:p w14:paraId="5725565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354"/>
      </w:tblGrid>
      <w:tr w:rsidR="002B35D2" w:rsidRPr="00B11271" w14:paraId="6BFB69A9" w14:textId="77777777" w:rsidTr="00922455">
        <w:trPr>
          <w:trHeight w:val="295"/>
        </w:trPr>
        <w:tc>
          <w:tcPr>
            <w:tcW w:w="8644" w:type="dxa"/>
            <w:vAlign w:val="center"/>
          </w:tcPr>
          <w:p w14:paraId="4E6DF922"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Recursos humanos</w:t>
            </w:r>
          </w:p>
        </w:tc>
      </w:tr>
    </w:tbl>
    <w:p w14:paraId="27117035" w14:textId="11C561D4" w:rsidR="002B35D2" w:rsidRDefault="002B35D2" w:rsidP="00827CDD">
      <w:pPr>
        <w:spacing w:line="240" w:lineRule="auto"/>
        <w:rPr>
          <w:rFonts w:eastAsia="Calibri" w:cs="Arial"/>
          <w:color w:val="auto"/>
          <w:szCs w:val="22"/>
        </w:rPr>
      </w:pPr>
      <w:r w:rsidRPr="00B11271">
        <w:rPr>
          <w:rFonts w:eastAsia="Calibri" w:cs="Arial"/>
          <w:color w:val="auto"/>
          <w:szCs w:val="22"/>
        </w:rPr>
        <w:t>Relación de personal docente (propio y externo) indicando la materia impartida y su justificación:</w:t>
      </w:r>
    </w:p>
    <w:p w14:paraId="11B3A003" w14:textId="77777777" w:rsidR="00C26B3E" w:rsidRDefault="00C26B3E" w:rsidP="00E7286B">
      <w:pPr>
        <w:spacing w:line="240" w:lineRule="auto"/>
        <w:rPr>
          <w:rFonts w:eastAsia="Calibri" w:cs="Arial"/>
          <w:color w:val="auto"/>
          <w:szCs w:val="22"/>
        </w:rPr>
      </w:pPr>
      <w:r>
        <w:rPr>
          <w:rFonts w:eastAsia="Calibri" w:cs="Arial"/>
          <w:color w:val="auto"/>
          <w:szCs w:val="22"/>
        </w:rPr>
        <w:t>-</w:t>
      </w:r>
    </w:p>
    <w:p w14:paraId="330E3C00" w14:textId="77777777" w:rsidR="00C26B3E" w:rsidRPr="00B11271" w:rsidRDefault="00C26B3E" w:rsidP="00E7286B">
      <w:pPr>
        <w:spacing w:line="240" w:lineRule="auto"/>
        <w:rPr>
          <w:rFonts w:eastAsia="Calibri" w:cs="Arial"/>
          <w:color w:val="auto"/>
          <w:szCs w:val="22"/>
        </w:rPr>
      </w:pPr>
      <w:r>
        <w:rPr>
          <w:rFonts w:eastAsia="Calibri" w:cs="Arial"/>
          <w:color w:val="auto"/>
          <w:szCs w:val="22"/>
        </w:rPr>
        <w:t>-</w:t>
      </w:r>
    </w:p>
    <w:p w14:paraId="630A65D0" w14:textId="3C8C496C" w:rsidR="002B35D2" w:rsidRDefault="002B35D2" w:rsidP="00C360C8">
      <w:pPr>
        <w:spacing w:before="0" w:after="0" w:line="240" w:lineRule="auto"/>
        <w:rPr>
          <w:rFonts w:eastAsia="Calibri" w:cs="Arial"/>
          <w:color w:val="auto"/>
          <w:szCs w:val="22"/>
        </w:rPr>
      </w:pPr>
      <w:r w:rsidRPr="00B11271">
        <w:rPr>
          <w:rFonts w:eastAsia="Calibri" w:cs="Arial"/>
          <w:color w:val="auto"/>
          <w:szCs w:val="22"/>
        </w:rPr>
        <w:t>Relación de personal de coordinación indicando grupo profesional asimilado y sus funciones:</w:t>
      </w:r>
    </w:p>
    <w:p w14:paraId="0CC5B114" w14:textId="77777777" w:rsidR="00C26B3E" w:rsidRDefault="00C26B3E" w:rsidP="00E7286B">
      <w:pPr>
        <w:spacing w:line="240" w:lineRule="auto"/>
        <w:rPr>
          <w:rFonts w:eastAsia="Calibri" w:cs="Arial"/>
          <w:color w:val="auto"/>
          <w:szCs w:val="22"/>
        </w:rPr>
      </w:pPr>
      <w:r>
        <w:rPr>
          <w:rFonts w:eastAsia="Calibri" w:cs="Arial"/>
          <w:color w:val="auto"/>
          <w:szCs w:val="22"/>
        </w:rPr>
        <w:t>-</w:t>
      </w:r>
    </w:p>
    <w:p w14:paraId="17271553" w14:textId="77777777" w:rsidR="00C26B3E" w:rsidRPr="00B11271" w:rsidRDefault="00C26B3E" w:rsidP="00E7286B">
      <w:pPr>
        <w:spacing w:line="240" w:lineRule="auto"/>
        <w:rPr>
          <w:rFonts w:eastAsia="Calibri" w:cs="Arial"/>
          <w:color w:val="auto"/>
          <w:szCs w:val="22"/>
        </w:rPr>
      </w:pPr>
      <w:r>
        <w:rPr>
          <w:rFonts w:eastAsia="Calibri" w:cs="Arial"/>
          <w:color w:val="auto"/>
          <w:szCs w:val="22"/>
        </w:rPr>
        <w:t>-</w:t>
      </w:r>
    </w:p>
    <w:tbl>
      <w:tblPr>
        <w:tblStyle w:val="Tablaconcuadrcula4"/>
        <w:tblW w:w="0" w:type="auto"/>
        <w:tblLook w:val="04A0" w:firstRow="1" w:lastRow="0" w:firstColumn="1" w:lastColumn="0" w:noHBand="0" w:noVBand="1"/>
      </w:tblPr>
      <w:tblGrid>
        <w:gridCol w:w="8354"/>
      </w:tblGrid>
      <w:tr w:rsidR="002B35D2" w:rsidRPr="00B11271" w14:paraId="61AB697B" w14:textId="77777777" w:rsidTr="00E7286B">
        <w:tc>
          <w:tcPr>
            <w:tcW w:w="8354" w:type="dxa"/>
            <w:vAlign w:val="center"/>
          </w:tcPr>
          <w:p w14:paraId="4EBA71C5" w14:textId="5EE0D54C" w:rsidR="002B35D2" w:rsidRPr="00B11271" w:rsidRDefault="002B35D2" w:rsidP="00827CDD">
            <w:pPr>
              <w:spacing w:before="0" w:after="0"/>
              <w:rPr>
                <w:rFonts w:eastAsia="Calibri" w:cs="Arial"/>
                <w:color w:val="auto"/>
                <w:szCs w:val="22"/>
              </w:rPr>
            </w:pPr>
            <w:r w:rsidRPr="00B11271">
              <w:rPr>
                <w:rFonts w:eastAsia="Calibri" w:cs="Arial"/>
                <w:color w:val="auto"/>
                <w:szCs w:val="22"/>
              </w:rPr>
              <w:t xml:space="preserve">Recursos materiales </w:t>
            </w:r>
            <w:r w:rsidR="00827CDD" w:rsidRPr="00B11271">
              <w:rPr>
                <w:rFonts w:eastAsia="Calibri" w:cs="Arial"/>
                <w:color w:val="auto"/>
                <w:szCs w:val="22"/>
              </w:rPr>
              <w:t>(incluyendo material</w:t>
            </w:r>
            <w:r w:rsidR="00827CDD">
              <w:rPr>
                <w:rFonts w:eastAsia="Calibri" w:cs="Arial"/>
                <w:color w:val="auto"/>
                <w:szCs w:val="22"/>
              </w:rPr>
              <w:t>es</w:t>
            </w:r>
            <w:r w:rsidR="00827CDD" w:rsidRPr="00B11271">
              <w:rPr>
                <w:rFonts w:eastAsia="Calibri" w:cs="Arial"/>
                <w:color w:val="auto"/>
                <w:szCs w:val="22"/>
              </w:rPr>
              <w:t>, textos y materiales fungibles empleados)</w:t>
            </w:r>
          </w:p>
        </w:tc>
      </w:tr>
    </w:tbl>
    <w:p w14:paraId="07FA8880"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354"/>
      </w:tblGrid>
      <w:tr w:rsidR="002B35D2" w:rsidRPr="00B11271" w14:paraId="644F61B9" w14:textId="77777777" w:rsidTr="00D6210D">
        <w:tc>
          <w:tcPr>
            <w:tcW w:w="8494" w:type="dxa"/>
          </w:tcPr>
          <w:p w14:paraId="315350CC" w14:textId="1AA9D40D" w:rsidR="002B35D2" w:rsidRPr="00B11271" w:rsidRDefault="002B35D2" w:rsidP="00827CDD">
            <w:pPr>
              <w:spacing w:before="0" w:after="0"/>
              <w:rPr>
                <w:rFonts w:eastAsia="Calibri" w:cs="Arial"/>
                <w:color w:val="auto"/>
                <w:szCs w:val="22"/>
              </w:rPr>
            </w:pPr>
            <w:r w:rsidRPr="00B11271">
              <w:rPr>
                <w:rFonts w:eastAsia="Calibri" w:cs="Arial"/>
                <w:color w:val="auto"/>
                <w:szCs w:val="22"/>
              </w:rPr>
              <w:t xml:space="preserve">Recursos técnicos </w:t>
            </w:r>
            <w:r w:rsidR="00827CDD" w:rsidRPr="00B11271">
              <w:rPr>
                <w:rFonts w:eastAsia="Calibri" w:cs="Arial"/>
                <w:color w:val="auto"/>
                <w:szCs w:val="22"/>
              </w:rPr>
              <w:t xml:space="preserve">(incluyendo medios TIC) </w:t>
            </w:r>
          </w:p>
        </w:tc>
      </w:tr>
    </w:tbl>
    <w:p w14:paraId="5464D836" w14:textId="77777777" w:rsidR="002B35D2" w:rsidRPr="00B11271" w:rsidRDefault="002B35D2" w:rsidP="002B35D2">
      <w:pPr>
        <w:spacing w:before="0" w:line="240" w:lineRule="auto"/>
        <w:jc w:val="left"/>
        <w:rPr>
          <w:rFonts w:eastAsia="Calibri" w:cs="Arial"/>
          <w:bCs/>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817"/>
        <w:gridCol w:w="1537"/>
      </w:tblGrid>
      <w:tr w:rsidR="002B35D2" w:rsidRPr="00B11271" w14:paraId="3010D1F0" w14:textId="77777777" w:rsidTr="005F6733">
        <w:trPr>
          <w:trHeight w:val="262"/>
        </w:trPr>
        <w:tc>
          <w:tcPr>
            <w:tcW w:w="6817" w:type="dxa"/>
            <w:shd w:val="clear" w:color="auto" w:fill="E2EFD9" w:themeFill="accent6" w:themeFillTint="33"/>
          </w:tcPr>
          <w:p w14:paraId="3BC77FEF" w14:textId="77777777" w:rsidR="002B35D2" w:rsidRPr="00B11271" w:rsidRDefault="002B35D2" w:rsidP="006E4A90">
            <w:pPr>
              <w:pStyle w:val="Ttulo2"/>
            </w:pPr>
            <w:bookmarkStart w:id="93" w:name="_Toc223354321"/>
            <w:r w:rsidRPr="00B11271">
              <w:t>Presupuesto detallado de la actividad</w:t>
            </w:r>
            <w:bookmarkEnd w:id="93"/>
          </w:p>
        </w:tc>
        <w:tc>
          <w:tcPr>
            <w:tcW w:w="1537" w:type="dxa"/>
            <w:shd w:val="clear" w:color="auto" w:fill="FFF2CC" w:themeFill="accent4" w:themeFillTint="33"/>
          </w:tcPr>
          <w:p w14:paraId="6F83D860" w14:textId="77777777" w:rsidR="002B35D2" w:rsidRPr="00B11271" w:rsidRDefault="002B35D2" w:rsidP="006136B4">
            <w:pPr>
              <w:keepNext/>
              <w:keepLines/>
              <w:spacing w:before="0" w:after="0"/>
              <w:jc w:val="center"/>
              <w:outlineLvl w:val="3"/>
              <w:rPr>
                <w:rFonts w:eastAsia="Calibri" w:cs="Arial"/>
                <w:color w:val="auto"/>
                <w:szCs w:val="22"/>
              </w:rPr>
            </w:pPr>
            <w:r w:rsidRPr="00B11271">
              <w:rPr>
                <w:rFonts w:eastAsia="Calibri" w:cs="Arial"/>
                <w:color w:val="auto"/>
                <w:szCs w:val="22"/>
              </w:rPr>
              <w:t>Criterio B5</w:t>
            </w:r>
          </w:p>
        </w:tc>
      </w:tr>
    </w:tbl>
    <w:p w14:paraId="0970EF0D" w14:textId="77777777" w:rsidR="005F6733" w:rsidRPr="002574E5" w:rsidRDefault="005F6733" w:rsidP="005F6733">
      <w:pPr>
        <w:spacing w:before="0" w:line="240" w:lineRule="auto"/>
        <w:rPr>
          <w:rFonts w:eastAsia="Calibri"/>
          <w:color w:val="A6A6A6"/>
        </w:rPr>
      </w:pPr>
      <w:r>
        <w:rPr>
          <w:rFonts w:eastAsia="Calibri"/>
          <w:color w:val="A6A6A6"/>
        </w:rPr>
        <w:t>Memoria justificativa del presupuesto escrito en el formulario. Se recomienda justificarlo razonadamente.</w:t>
      </w:r>
    </w:p>
    <w:p w14:paraId="4AF6B3F9" w14:textId="77777777" w:rsidR="005F6733" w:rsidRDefault="005F6733" w:rsidP="0080496A">
      <w:pPr>
        <w:spacing w:line="240" w:lineRule="auto"/>
        <w:rPr>
          <w:rFonts w:cs="Arial"/>
          <w:b/>
        </w:rPr>
      </w:pPr>
    </w:p>
    <w:p w14:paraId="6646D047" w14:textId="77777777" w:rsidR="00EF2A9C" w:rsidRPr="00EF2A9C" w:rsidRDefault="00EF2A9C" w:rsidP="00EF2A9C">
      <w:pPr>
        <w:spacing w:line="240" w:lineRule="auto"/>
        <w:rPr>
          <w:rFonts w:cs="Arial"/>
          <w:b/>
        </w:rPr>
      </w:pPr>
    </w:p>
    <w:p w14:paraId="45B11559" w14:textId="77777777" w:rsidR="00EF2A9C" w:rsidRPr="00EF2A9C" w:rsidRDefault="00EF2A9C" w:rsidP="00EF2A9C">
      <w:pPr>
        <w:spacing w:line="240" w:lineRule="auto"/>
        <w:rPr>
          <w:rFonts w:cs="Arial"/>
          <w:b/>
        </w:rPr>
      </w:pPr>
    </w:p>
    <w:p w14:paraId="358CE434" w14:textId="77777777" w:rsidR="00EF2A9C" w:rsidRPr="00EF2A9C" w:rsidRDefault="00EF2A9C" w:rsidP="00EF2A9C">
      <w:pPr>
        <w:spacing w:line="240" w:lineRule="auto"/>
        <w:rPr>
          <w:rFonts w:cs="Arial"/>
          <w:b/>
        </w:rPr>
      </w:pPr>
    </w:p>
    <w:p w14:paraId="791B75CE" w14:textId="77777777" w:rsidR="00EF2A9C" w:rsidRPr="00EF2A9C" w:rsidRDefault="00EF2A9C" w:rsidP="00EF2A9C">
      <w:pPr>
        <w:spacing w:line="240" w:lineRule="auto"/>
        <w:rPr>
          <w:rFonts w:cs="Arial"/>
          <w:b/>
        </w:rPr>
      </w:pPr>
    </w:p>
    <w:p w14:paraId="7AB19368" w14:textId="77777777" w:rsidR="005F6733" w:rsidRDefault="005F6733" w:rsidP="0080496A">
      <w:pPr>
        <w:spacing w:line="240" w:lineRule="auto"/>
        <w:rPr>
          <w:rFonts w:cs="Arial"/>
          <w:b/>
        </w:rPr>
      </w:pPr>
    </w:p>
    <w:p w14:paraId="11ADEFF7" w14:textId="77777777" w:rsidR="00EF2A9C" w:rsidRDefault="00EF2A9C" w:rsidP="0080496A">
      <w:pPr>
        <w:spacing w:line="240" w:lineRule="auto"/>
        <w:rPr>
          <w:rFonts w:cs="Arial"/>
          <w:b/>
        </w:rPr>
      </w:pPr>
    </w:p>
    <w:p w14:paraId="2BBC789A" w14:textId="77777777" w:rsidR="001B1BF0" w:rsidRDefault="001B1BF0" w:rsidP="0080496A">
      <w:pPr>
        <w:spacing w:line="240" w:lineRule="auto"/>
        <w:rPr>
          <w:rFonts w:cs="Arial"/>
          <w:b/>
        </w:rPr>
      </w:pPr>
    </w:p>
    <w:sectPr w:rsidR="001B1BF0" w:rsidSect="006136B4">
      <w:footerReference w:type="default" r:id="rId13"/>
      <w:pgSz w:w="11906" w:h="16838"/>
      <w:pgMar w:top="1417" w:right="1841" w:bottom="1417" w:left="1701" w:header="708" w:footer="11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3E5E3" w14:textId="77777777" w:rsidR="00AE4AB6" w:rsidRDefault="00AE4AB6" w:rsidP="00250306">
      <w:pPr>
        <w:spacing w:before="0" w:after="0" w:line="240" w:lineRule="auto"/>
      </w:pPr>
      <w:r>
        <w:separator/>
      </w:r>
    </w:p>
  </w:endnote>
  <w:endnote w:type="continuationSeparator" w:id="0">
    <w:p w14:paraId="2D8E3E94" w14:textId="77777777" w:rsidR="00AE4AB6" w:rsidRDefault="00AE4AB6"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charset w:val="00"/>
    <w:family w:val="auto"/>
    <w:pitch w:val="variable"/>
    <w:sig w:usb0="00000001"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632" w14:textId="593A274F" w:rsidR="0037783A" w:rsidRDefault="0037783A" w:rsidP="00254482">
    <w:pPr>
      <w:pStyle w:val="Piedepgina"/>
      <w:pBdr>
        <w:top w:val="single" w:sz="4" w:space="1" w:color="auto"/>
      </w:pBdr>
    </w:pPr>
    <w:r>
      <w:t>Propuesta de actividades. Programa II.B</w:t>
    </w: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B8A2" w14:textId="60FA4DA4" w:rsidR="0037783A" w:rsidRDefault="00DD5246" w:rsidP="00254482">
    <w:pPr>
      <w:pStyle w:val="Piedepgina"/>
      <w:pBdr>
        <w:top w:val="single" w:sz="4" w:space="1" w:color="auto"/>
      </w:pBdr>
    </w:pPr>
    <w:r>
      <w:t>Propuesta de A</w:t>
    </w:r>
    <w:r w:rsidR="0037783A">
      <w:t>ctividades. Programa II.B</w:t>
    </w:r>
    <w:r w:rsidR="0037783A">
      <w:ptab w:relativeTo="margin" w:alignment="center" w:leader="none"/>
    </w:r>
    <w:r w:rsidR="0037783A">
      <w:ptab w:relativeTo="margin" w:alignment="right" w:leader="none"/>
    </w:r>
    <w:r w:rsidR="0037783A">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22CA" w14:textId="23DEA6D2" w:rsidR="0037783A" w:rsidRDefault="0037783A" w:rsidP="00254482">
    <w:pPr>
      <w:pStyle w:val="Piedepgina"/>
      <w:pBdr>
        <w:top w:val="single" w:sz="4" w:space="1" w:color="auto"/>
      </w:pBdr>
    </w:pPr>
    <w:r>
      <w:t>Propuesta</w:t>
    </w:r>
    <w:r w:rsidR="001A5E94">
      <w:t xml:space="preserve"> de A</w:t>
    </w:r>
    <w:r>
      <w:t>ctividades. Programa II.B</w:t>
    </w:r>
    <w:r>
      <w:ptab w:relativeTo="margin" w:alignment="center" w:leader="none"/>
    </w:r>
    <w:r>
      <w:ptab w:relativeTo="margin" w:alignment="right" w:leader="none"/>
    </w:r>
    <w:r w:rsidRPr="00C76969">
      <w:fldChar w:fldCharType="begin"/>
    </w:r>
    <w:r w:rsidRPr="00C76969">
      <w:instrText>PAGE   \* MERGEFORMAT</w:instrText>
    </w:r>
    <w:r w:rsidRPr="00C76969">
      <w:fldChar w:fldCharType="separate"/>
    </w:r>
    <w:r w:rsidR="00A27657">
      <w:rPr>
        <w:noProof/>
      </w:rPr>
      <w:t>5</w:t>
    </w:r>
    <w:r w:rsidRPr="00C76969">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7101" w14:textId="4A7695F2" w:rsidR="0037783A" w:rsidRDefault="0037783A" w:rsidP="00254482">
    <w:pPr>
      <w:pStyle w:val="Piedepgina"/>
      <w:pBdr>
        <w:top w:val="single" w:sz="4" w:space="1" w:color="auto"/>
      </w:pBdr>
    </w:pPr>
    <w:r>
      <w:t>Propuesta de actividades. Programa II.B</w:t>
    </w:r>
    <w:r>
      <w:ptab w:relativeTo="margin" w:alignment="center" w:leader="none"/>
    </w:r>
    <w:r>
      <w:ptab w:relativeTo="margin" w:alignment="right" w:leader="none"/>
    </w:r>
    <w:r>
      <w:fldChar w:fldCharType="begin"/>
    </w:r>
    <w:r>
      <w:instrText>PAGE   \* MERGEFORMAT</w:instrText>
    </w:r>
    <w:r>
      <w:fldChar w:fldCharType="separate"/>
    </w:r>
    <w:r w:rsidR="00A27657">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BAE4E" w14:textId="62050123" w:rsidR="0037783A" w:rsidRDefault="0037783A" w:rsidP="00254482">
    <w:pPr>
      <w:pStyle w:val="Piedepgina"/>
      <w:pBdr>
        <w:top w:val="single" w:sz="4" w:space="1" w:color="auto"/>
      </w:pBdr>
    </w:pPr>
    <w:r>
      <w:t>Propuesta de Actividades. Programa II.B</w:t>
    </w:r>
    <w:r>
      <w:ptab w:relativeTo="margin" w:alignment="center" w:leader="none"/>
    </w:r>
    <w:r>
      <w:ptab w:relativeTo="margin" w:alignment="right" w:leader="none"/>
    </w:r>
    <w:r>
      <w:fldChar w:fldCharType="begin"/>
    </w:r>
    <w:r>
      <w:instrText>PAGE   \* MERGEFORMAT</w:instrText>
    </w:r>
    <w:r>
      <w:fldChar w:fldCharType="separate"/>
    </w:r>
    <w:r w:rsidR="00A27657">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5F4C3" w14:textId="77777777" w:rsidR="00AE4AB6" w:rsidRDefault="00AE4AB6" w:rsidP="00250306">
      <w:pPr>
        <w:spacing w:before="0" w:after="0" w:line="240" w:lineRule="auto"/>
      </w:pPr>
      <w:r>
        <w:separator/>
      </w:r>
    </w:p>
  </w:footnote>
  <w:footnote w:type="continuationSeparator" w:id="0">
    <w:p w14:paraId="4E0A0B5E" w14:textId="77777777" w:rsidR="00AE4AB6" w:rsidRDefault="00AE4AB6" w:rsidP="00250306">
      <w:pPr>
        <w:spacing w:before="0" w:after="0" w:line="240" w:lineRule="auto"/>
      </w:pPr>
      <w:r>
        <w:continuationSeparator/>
      </w:r>
    </w:p>
  </w:footnote>
  <w:footnote w:id="1">
    <w:p w14:paraId="5C6AD1D7" w14:textId="64047E59" w:rsidR="0037783A" w:rsidRDefault="0037783A">
      <w:pPr>
        <w:pStyle w:val="Textonotapie"/>
      </w:pPr>
      <w:r>
        <w:rPr>
          <w:rStyle w:val="Refdenotaalpie"/>
        </w:rPr>
        <w:footnoteRef/>
      </w:r>
      <w:r>
        <w:t xml:space="preserve"> </w:t>
      </w:r>
      <w:r w:rsidRPr="00213E78">
        <w:rPr>
          <w:rFonts w:eastAsia="Calibri" w:cs="Arial"/>
        </w:rPr>
        <w:t xml:space="preserve">La </w:t>
      </w:r>
      <w:r>
        <w:rPr>
          <w:rFonts w:eastAsia="Calibri" w:cs="Arial"/>
        </w:rPr>
        <w:t xml:space="preserve">agrupación o la </w:t>
      </w:r>
      <w:r w:rsidRPr="00213E78">
        <w:rPr>
          <w:rFonts w:eastAsia="Calibri" w:cs="Arial"/>
        </w:rPr>
        <w:t xml:space="preserve">entidad </w:t>
      </w:r>
      <w:r>
        <w:rPr>
          <w:rFonts w:eastAsia="Calibri" w:cs="Arial"/>
        </w:rPr>
        <w:t>solicitante</w:t>
      </w:r>
      <w:r w:rsidRPr="00213E78">
        <w:rPr>
          <w:rFonts w:eastAsia="Calibri" w:cs="Arial"/>
        </w:rPr>
        <w:t xml:space="preserve"> de los fondos públicos es la prestadora del servicio de </w:t>
      </w:r>
      <w:r>
        <w:rPr>
          <w:rFonts w:eastAsia="Calibri" w:cs="Arial"/>
        </w:rPr>
        <w:t xml:space="preserve">demostración </w:t>
      </w:r>
      <w:r w:rsidRPr="00213E78">
        <w:rPr>
          <w:rFonts w:eastAsia="Calibri" w:cs="Arial"/>
        </w:rPr>
        <w:t xml:space="preserve">y los </w:t>
      </w:r>
      <w:r>
        <w:rPr>
          <w:rFonts w:eastAsia="Calibri" w:cs="Arial"/>
        </w:rPr>
        <w:t>usuarios finales</w:t>
      </w:r>
      <w:r w:rsidRPr="00213E78">
        <w:rPr>
          <w:rFonts w:eastAsia="Calibri" w:cs="Arial"/>
        </w:rPr>
        <w:t xml:space="preserve"> quienes sean </w:t>
      </w:r>
      <w:r w:rsidRPr="00011254">
        <w:rPr>
          <w:rFonts w:eastAsia="Calibri" w:cs="Arial"/>
        </w:rPr>
        <w:t>profesionales del sector agroalimentario</w:t>
      </w:r>
      <w:r>
        <w:rPr>
          <w:rFonts w:eastAsia="Calibri" w:cs="Arial"/>
        </w:rPr>
        <w:t xml:space="preserve"> o</w:t>
      </w:r>
      <w:r w:rsidRPr="00011254">
        <w:rPr>
          <w:rFonts w:eastAsia="Calibri" w:cs="Arial"/>
        </w:rPr>
        <w:t xml:space="preserve"> </w:t>
      </w:r>
      <w:r>
        <w:rPr>
          <w:rFonts w:eastAsia="Calibri" w:cs="Arial"/>
        </w:rPr>
        <w:t>forestal que asisten a las actividades demostrativas.</w:t>
      </w:r>
    </w:p>
  </w:footnote>
  <w:footnote w:id="2">
    <w:p w14:paraId="76D878A7" w14:textId="521A7308" w:rsidR="0037783A" w:rsidRDefault="0037783A" w:rsidP="00014220">
      <w:pPr>
        <w:pStyle w:val="Textonotapie"/>
      </w:pPr>
      <w:r w:rsidRPr="00B8510F">
        <w:rPr>
          <w:rStyle w:val="Refdenotaalpie"/>
        </w:rPr>
        <w:footnoteRef/>
      </w:r>
      <w:r w:rsidRPr="00B8510F">
        <w:t xml:space="preserve"> </w:t>
      </w:r>
      <w:r w:rsidRPr="001A5E94">
        <w:rPr>
          <w:sz w:val="18"/>
          <w:szCs w:val="18"/>
        </w:rPr>
        <w:t xml:space="preserve">Deberán aportarse, en caso de resultar propuesto para la concesión de la ayuda, el anexo X. Relación de personal, así como todos los </w:t>
      </w:r>
      <w:r w:rsidRPr="001A5E94">
        <w:rPr>
          <w:i/>
          <w:iCs/>
          <w:sz w:val="18"/>
          <w:szCs w:val="18"/>
        </w:rPr>
        <w:t>Currículums vitae</w:t>
      </w:r>
      <w:r w:rsidRPr="001A5E94">
        <w:rPr>
          <w:sz w:val="18"/>
          <w:szCs w:val="18"/>
        </w:rPr>
        <w:t xml:space="preserve"> de las personas incluidas en dicho anexo.</w:t>
      </w:r>
    </w:p>
  </w:footnote>
  <w:footnote w:id="3">
    <w:p w14:paraId="1263183E" w14:textId="77777777" w:rsidR="004B236A" w:rsidRPr="00B46A42" w:rsidRDefault="004B236A" w:rsidP="004B236A">
      <w:pPr>
        <w:pStyle w:val="Textonotapie"/>
        <w:rPr>
          <w:rFonts w:cs="Arial"/>
          <w:sz w:val="18"/>
          <w:szCs w:val="18"/>
        </w:rPr>
      </w:pPr>
      <w:r>
        <w:rPr>
          <w:rStyle w:val="Refdenotaalpie"/>
        </w:rPr>
        <w:footnoteRef/>
      </w:r>
      <w:r>
        <w:t xml:space="preserve"> </w:t>
      </w:r>
      <w:r w:rsidRPr="00B46A42">
        <w:rPr>
          <w:rFonts w:cs="Arial"/>
          <w:sz w:val="18"/>
          <w:szCs w:val="18"/>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7EA5BEEA" w14:textId="77777777" w:rsidR="004B236A" w:rsidRPr="00B46A42" w:rsidRDefault="004B236A" w:rsidP="004B236A">
      <w:pPr>
        <w:pStyle w:val="Textonotapie"/>
        <w:rPr>
          <w:rFonts w:cs="Arial"/>
          <w:sz w:val="18"/>
          <w:szCs w:val="18"/>
        </w:rPr>
      </w:pPr>
      <w:r w:rsidRPr="00B46A42">
        <w:rPr>
          <w:rFonts w:cs="Arial"/>
          <w:sz w:val="18"/>
          <w:szCs w:val="18"/>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p w14:paraId="2697E616" w14:textId="5D9A7217" w:rsidR="004B236A" w:rsidRDefault="004B236A">
      <w:pPr>
        <w:pStyle w:val="Textonotapie"/>
      </w:pPr>
    </w:p>
  </w:footnote>
  <w:footnote w:id="4">
    <w:p w14:paraId="39711708" w14:textId="74B62F2A" w:rsidR="0037783A" w:rsidRDefault="0037783A">
      <w:pPr>
        <w:pStyle w:val="Textonotapie"/>
      </w:pPr>
      <w:r>
        <w:rPr>
          <w:rStyle w:val="Refdenotaalpie"/>
        </w:rPr>
        <w:footnoteRef/>
      </w:r>
      <w:r>
        <w:t xml:space="preserve"> </w:t>
      </w:r>
      <w:r w:rsidRPr="004B236A">
        <w:rPr>
          <w:rFonts w:eastAsia="Calibri" w:cs="Arial"/>
          <w:sz w:val="18"/>
          <w:szCs w:val="18"/>
        </w:rPr>
        <w:t>Pioneros, pudiendo tener lugar las actividades demostrativas en las explotaciones agrarias o en el lugar que las entidades beneficiarias considerasen procedente.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20" w:type="dxa"/>
      <w:tblLook w:val="04A0" w:firstRow="1" w:lastRow="0" w:firstColumn="1" w:lastColumn="0" w:noHBand="0" w:noVBand="1"/>
    </w:tblPr>
    <w:tblGrid>
      <w:gridCol w:w="5495"/>
      <w:gridCol w:w="3225"/>
    </w:tblGrid>
    <w:tr w:rsidR="0037783A" w:rsidRPr="00520BB6" w14:paraId="488F2EE9" w14:textId="77777777" w:rsidTr="002A12A5">
      <w:tc>
        <w:tcPr>
          <w:tcW w:w="5495" w:type="dxa"/>
          <w:tcBorders>
            <w:top w:val="nil"/>
            <w:left w:val="nil"/>
            <w:bottom w:val="nil"/>
            <w:right w:val="nil"/>
          </w:tcBorders>
          <w:vAlign w:val="center"/>
        </w:tcPr>
        <w:p w14:paraId="113F1FC6" w14:textId="77777777" w:rsidR="0037783A" w:rsidRPr="00520BB6" w:rsidRDefault="0037783A" w:rsidP="007F3DBD">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38078B91" wp14:editId="14821B3C">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545F919" id="Grupo 2" o:spid="_x0000_s1026" style="position:absolute;margin-left:-1.2pt;margin-top:-6pt;width:286.55pt;height:37.95pt;z-index:-251657216;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">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37783A" w:rsidRPr="00A54C58" w14:paraId="0A40D39E" w14:textId="77777777" w:rsidTr="002A12A5">
            <w:trPr>
              <w:trHeight w:val="284"/>
            </w:trPr>
            <w:tc>
              <w:tcPr>
                <w:tcW w:w="2628" w:type="dxa"/>
                <w:vMerge w:val="restart"/>
                <w:vAlign w:val="center"/>
              </w:tcPr>
              <w:p w14:paraId="3DB2AA6C" w14:textId="393320CE" w:rsidR="0037783A" w:rsidRDefault="0037783A" w:rsidP="007F3DBD">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A27657">
                  <w:rPr>
                    <w:rFonts w:ascii="Gill Sans MT" w:hAnsi="Gill Sans MT"/>
                    <w:sz w:val="15"/>
                    <w:szCs w:val="15"/>
                    <w:lang w:val="es-ES_tradnl"/>
                  </w:rPr>
                  <w:t>/AGRUPACIÓN</w:t>
                </w:r>
                <w:r>
                  <w:rPr>
                    <w:rFonts w:ascii="Gill Sans MT" w:hAnsi="Gill Sans MT"/>
                    <w:sz w:val="15"/>
                    <w:szCs w:val="15"/>
                    <w:lang w:val="es-ES_tradnl"/>
                  </w:rPr>
                  <w:t xml:space="preserve"> SOLICITANTE</w:t>
                </w:r>
              </w:p>
            </w:tc>
          </w:tr>
          <w:tr w:rsidR="0037783A" w:rsidRPr="00A54C58" w14:paraId="36292D54" w14:textId="77777777" w:rsidTr="002A12A5">
            <w:trPr>
              <w:trHeight w:hRule="exact" w:val="57"/>
            </w:trPr>
            <w:tc>
              <w:tcPr>
                <w:tcW w:w="2628" w:type="dxa"/>
                <w:vMerge/>
              </w:tcPr>
              <w:p w14:paraId="74031AD4" w14:textId="77777777" w:rsidR="0037783A" w:rsidRDefault="0037783A" w:rsidP="007F3DBD">
                <w:pPr>
                  <w:pStyle w:val="Textonotapie"/>
                  <w:tabs>
                    <w:tab w:val="left" w:pos="1021"/>
                    <w:tab w:val="left" w:pos="8080"/>
                  </w:tabs>
                  <w:spacing w:line="276" w:lineRule="auto"/>
                  <w:ind w:right="-82"/>
                  <w:rPr>
                    <w:rFonts w:ascii="Gill Sans MT" w:hAnsi="Gill Sans MT"/>
                    <w:sz w:val="14"/>
                    <w:lang w:val="es-ES_tradnl"/>
                  </w:rPr>
                </w:pPr>
              </w:p>
            </w:tc>
          </w:tr>
          <w:tr w:rsidR="0037783A" w:rsidRPr="00A54C58" w14:paraId="38718626" w14:textId="77777777" w:rsidTr="002A12A5">
            <w:trPr>
              <w:trHeight w:val="525"/>
            </w:trPr>
            <w:tc>
              <w:tcPr>
                <w:tcW w:w="2628" w:type="dxa"/>
                <w:vMerge/>
                <w:vAlign w:val="center"/>
              </w:tcPr>
              <w:p w14:paraId="64BCC229" w14:textId="77777777" w:rsidR="0037783A" w:rsidRDefault="0037783A" w:rsidP="007F3DBD">
                <w:pPr>
                  <w:pStyle w:val="Textonotapie"/>
                  <w:tabs>
                    <w:tab w:val="left" w:pos="1021"/>
                    <w:tab w:val="left" w:pos="8080"/>
                  </w:tabs>
                  <w:spacing w:line="276" w:lineRule="auto"/>
                  <w:ind w:left="57" w:right="-79"/>
                  <w:rPr>
                    <w:rFonts w:ascii="Gill Sans MT" w:hAnsi="Gill Sans MT"/>
                    <w:sz w:val="14"/>
                    <w:lang w:val="es-ES_tradnl"/>
                  </w:rPr>
                </w:pPr>
              </w:p>
            </w:tc>
          </w:tr>
        </w:tbl>
        <w:p w14:paraId="76341ED1" w14:textId="77777777" w:rsidR="0037783A" w:rsidRPr="00520BB6" w:rsidRDefault="0037783A" w:rsidP="007F3DBD">
          <w:pPr>
            <w:jc w:val="right"/>
            <w:rPr>
              <w:rFonts w:ascii="Times New Roman" w:eastAsia="Times New Roman" w:hAnsi="Times New Roman" w:cs="Times New Roman"/>
              <w:szCs w:val="20"/>
              <w:lang w:val="es-ES_tradnl"/>
            </w:rPr>
          </w:pPr>
        </w:p>
      </w:tc>
    </w:tr>
  </w:tbl>
  <w:p w14:paraId="3129CE46" w14:textId="77777777" w:rsidR="0037783A" w:rsidRDefault="0037783A" w:rsidP="007F3DBD">
    <w:pPr>
      <w:pStyle w:val="Encabezado"/>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2C04FFDA"/>
    <w:lvl w:ilvl="0">
      <w:start w:val="1"/>
      <w:numFmt w:val="decimal"/>
      <w:pStyle w:val="Ttulo1"/>
      <w:lvlText w:val="%1."/>
      <w:lvlJc w:val="left"/>
      <w:pPr>
        <w:ind w:left="9857" w:hanging="360"/>
      </w:pPr>
    </w:lvl>
    <w:lvl w:ilvl="1">
      <w:start w:val="1"/>
      <w:numFmt w:val="decimal"/>
      <w:pStyle w:val="Ttulo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B11BF"/>
    <w:multiLevelType w:val="hybridMultilevel"/>
    <w:tmpl w:val="E51019A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670700D"/>
    <w:multiLevelType w:val="hybridMultilevel"/>
    <w:tmpl w:val="EA4608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9905ECA"/>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4BC800C2"/>
    <w:multiLevelType w:val="hybridMultilevel"/>
    <w:tmpl w:val="F3C8D554"/>
    <w:lvl w:ilvl="0" w:tplc="AC4E9ED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133F0E"/>
    <w:multiLevelType w:val="hybridMultilevel"/>
    <w:tmpl w:val="7110EF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FDA6B48"/>
    <w:multiLevelType w:val="hybridMultilevel"/>
    <w:tmpl w:val="EE7E10B4"/>
    <w:lvl w:ilvl="0" w:tplc="12E64D76">
      <w:start w:val="1"/>
      <w:numFmt w:val="decimal"/>
      <w:lvlText w:val="%1)"/>
      <w:lvlJc w:val="left"/>
      <w:pPr>
        <w:ind w:left="1451" w:hanging="360"/>
      </w:p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abstractNum w:abstractNumId="19"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881403D"/>
    <w:multiLevelType w:val="hybridMultilevel"/>
    <w:tmpl w:val="EAA20C56"/>
    <w:lvl w:ilvl="0" w:tplc="BA20E85C">
      <w:start w:val="1"/>
      <w:numFmt w:val="decimal"/>
      <w:pStyle w:val="Ttulo3"/>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951158701">
    <w:abstractNumId w:val="16"/>
  </w:num>
  <w:num w:numId="2" w16cid:durableId="641273563">
    <w:abstractNumId w:val="14"/>
  </w:num>
  <w:num w:numId="3" w16cid:durableId="426314150">
    <w:abstractNumId w:val="13"/>
  </w:num>
  <w:num w:numId="4" w16cid:durableId="1384132850">
    <w:abstractNumId w:val="2"/>
  </w:num>
  <w:num w:numId="5" w16cid:durableId="1698777795">
    <w:abstractNumId w:val="5"/>
  </w:num>
  <w:num w:numId="6" w16cid:durableId="1480224205">
    <w:abstractNumId w:val="11"/>
  </w:num>
  <w:num w:numId="7" w16cid:durableId="1376656713">
    <w:abstractNumId w:val="12"/>
  </w:num>
  <w:num w:numId="8" w16cid:durableId="724262521">
    <w:abstractNumId w:val="1"/>
  </w:num>
  <w:num w:numId="9" w16cid:durableId="1846558226">
    <w:abstractNumId w:val="0"/>
  </w:num>
  <w:num w:numId="10" w16cid:durableId="1081677043">
    <w:abstractNumId w:val="17"/>
  </w:num>
  <w:num w:numId="11" w16cid:durableId="695689864">
    <w:abstractNumId w:val="20"/>
  </w:num>
  <w:num w:numId="12" w16cid:durableId="585386641">
    <w:abstractNumId w:val="8"/>
  </w:num>
  <w:num w:numId="13" w16cid:durableId="252444909">
    <w:abstractNumId w:val="7"/>
  </w:num>
  <w:num w:numId="14" w16cid:durableId="565144841">
    <w:abstractNumId w:val="10"/>
  </w:num>
  <w:num w:numId="15" w16cid:durableId="1601989133">
    <w:abstractNumId w:val="21"/>
  </w:num>
  <w:num w:numId="16" w16cid:durableId="1835797539">
    <w:abstractNumId w:val="15"/>
  </w:num>
  <w:num w:numId="17" w16cid:durableId="1754664724">
    <w:abstractNumId w:val="18"/>
  </w:num>
  <w:num w:numId="18" w16cid:durableId="844827334">
    <w:abstractNumId w:val="21"/>
    <w:lvlOverride w:ilvl="0">
      <w:startOverride w:val="1"/>
    </w:lvlOverride>
  </w:num>
  <w:num w:numId="19" w16cid:durableId="1893343333">
    <w:abstractNumId w:val="9"/>
  </w:num>
  <w:num w:numId="20" w16cid:durableId="803548874">
    <w:abstractNumId w:val="4"/>
  </w:num>
  <w:num w:numId="21" w16cid:durableId="566382520">
    <w:abstractNumId w:val="3"/>
  </w:num>
  <w:num w:numId="22" w16cid:durableId="1902713170">
    <w:abstractNumId w:val="19"/>
  </w:num>
  <w:num w:numId="23" w16cid:durableId="181016099">
    <w:abstractNumId w:val="21"/>
  </w:num>
  <w:num w:numId="24" w16cid:durableId="357243489">
    <w:abstractNumId w:val="21"/>
  </w:num>
  <w:num w:numId="25" w16cid:durableId="633103073">
    <w:abstractNumId w:val="21"/>
  </w:num>
  <w:num w:numId="26" w16cid:durableId="1331133532">
    <w:abstractNumId w:val="21"/>
  </w:num>
  <w:num w:numId="27" w16cid:durableId="2112622387">
    <w:abstractNumId w:val="21"/>
  </w:num>
  <w:num w:numId="28" w16cid:durableId="275020140">
    <w:abstractNumId w:val="21"/>
  </w:num>
  <w:num w:numId="29" w16cid:durableId="1938321689">
    <w:abstractNumId w:val="21"/>
  </w:num>
  <w:num w:numId="30" w16cid:durableId="1136292683">
    <w:abstractNumId w:val="21"/>
  </w:num>
  <w:num w:numId="31" w16cid:durableId="1809929866">
    <w:abstractNumId w:val="21"/>
  </w:num>
  <w:num w:numId="32" w16cid:durableId="1839542633">
    <w:abstractNumId w:val="21"/>
  </w:num>
  <w:num w:numId="33" w16cid:durableId="1834838226">
    <w:abstractNumId w:val="21"/>
  </w:num>
  <w:num w:numId="34" w16cid:durableId="1143044432">
    <w:abstractNumId w:val="14"/>
  </w:num>
  <w:num w:numId="35" w16cid:durableId="1779986255">
    <w:abstractNumId w:val="14"/>
  </w:num>
  <w:num w:numId="36" w16cid:durableId="444428983">
    <w:abstractNumId w:val="6"/>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ño Rodriguez, Lydia">
    <w15:presenceInfo w15:providerId="AD" w15:userId="S::lnr@tragsa.es::85c57272-4a49-436d-9261-771ef1cc12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102C1"/>
    <w:rsid w:val="00014220"/>
    <w:rsid w:val="00031F9D"/>
    <w:rsid w:val="00051D3D"/>
    <w:rsid w:val="00052E2D"/>
    <w:rsid w:val="00066595"/>
    <w:rsid w:val="00071C03"/>
    <w:rsid w:val="00090E89"/>
    <w:rsid w:val="00091535"/>
    <w:rsid w:val="000B2B42"/>
    <w:rsid w:val="000B3654"/>
    <w:rsid w:val="000D054A"/>
    <w:rsid w:val="000E0B3E"/>
    <w:rsid w:val="000E6219"/>
    <w:rsid w:val="000F2C95"/>
    <w:rsid w:val="00102ABF"/>
    <w:rsid w:val="00111FD5"/>
    <w:rsid w:val="001124A0"/>
    <w:rsid w:val="00112825"/>
    <w:rsid w:val="00112D50"/>
    <w:rsid w:val="001230A7"/>
    <w:rsid w:val="00142DDA"/>
    <w:rsid w:val="00147227"/>
    <w:rsid w:val="00153F5E"/>
    <w:rsid w:val="00155D1C"/>
    <w:rsid w:val="00166B14"/>
    <w:rsid w:val="00170D5B"/>
    <w:rsid w:val="0017681A"/>
    <w:rsid w:val="00180F03"/>
    <w:rsid w:val="0019074D"/>
    <w:rsid w:val="001A5E94"/>
    <w:rsid w:val="001B1BF0"/>
    <w:rsid w:val="001C118C"/>
    <w:rsid w:val="001F2A17"/>
    <w:rsid w:val="001F4EC9"/>
    <w:rsid w:val="00211D3C"/>
    <w:rsid w:val="00233BC9"/>
    <w:rsid w:val="002458BA"/>
    <w:rsid w:val="00245DE4"/>
    <w:rsid w:val="00250306"/>
    <w:rsid w:val="00254482"/>
    <w:rsid w:val="002574E5"/>
    <w:rsid w:val="002677C5"/>
    <w:rsid w:val="00271F0C"/>
    <w:rsid w:val="00283868"/>
    <w:rsid w:val="00296AD1"/>
    <w:rsid w:val="002A12A5"/>
    <w:rsid w:val="002A4005"/>
    <w:rsid w:val="002B35D2"/>
    <w:rsid w:val="002C5ABB"/>
    <w:rsid w:val="003213D5"/>
    <w:rsid w:val="00356EAF"/>
    <w:rsid w:val="00360103"/>
    <w:rsid w:val="00374CF7"/>
    <w:rsid w:val="0037783A"/>
    <w:rsid w:val="003A5959"/>
    <w:rsid w:val="003C01EA"/>
    <w:rsid w:val="003C08B7"/>
    <w:rsid w:val="003C4461"/>
    <w:rsid w:val="003F378B"/>
    <w:rsid w:val="00420DF6"/>
    <w:rsid w:val="00436102"/>
    <w:rsid w:val="00440201"/>
    <w:rsid w:val="00443E0B"/>
    <w:rsid w:val="00457527"/>
    <w:rsid w:val="0046548C"/>
    <w:rsid w:val="004930AD"/>
    <w:rsid w:val="004A0FD0"/>
    <w:rsid w:val="004B236A"/>
    <w:rsid w:val="004C17CB"/>
    <w:rsid w:val="004D04B2"/>
    <w:rsid w:val="0051411A"/>
    <w:rsid w:val="00543FF9"/>
    <w:rsid w:val="00550858"/>
    <w:rsid w:val="0056438B"/>
    <w:rsid w:val="0057354C"/>
    <w:rsid w:val="005A67CC"/>
    <w:rsid w:val="005C5661"/>
    <w:rsid w:val="005D2780"/>
    <w:rsid w:val="005F6733"/>
    <w:rsid w:val="00607B3B"/>
    <w:rsid w:val="006136B4"/>
    <w:rsid w:val="00627E2E"/>
    <w:rsid w:val="006349B9"/>
    <w:rsid w:val="006414A5"/>
    <w:rsid w:val="00647334"/>
    <w:rsid w:val="0066731F"/>
    <w:rsid w:val="006800AF"/>
    <w:rsid w:val="006A11D9"/>
    <w:rsid w:val="006A19CD"/>
    <w:rsid w:val="006A330A"/>
    <w:rsid w:val="006B6275"/>
    <w:rsid w:val="006C10A7"/>
    <w:rsid w:val="006C4995"/>
    <w:rsid w:val="006E1151"/>
    <w:rsid w:val="006E41B5"/>
    <w:rsid w:val="006E4A90"/>
    <w:rsid w:val="006F713F"/>
    <w:rsid w:val="00722F06"/>
    <w:rsid w:val="00745AB0"/>
    <w:rsid w:val="007546F1"/>
    <w:rsid w:val="00762D34"/>
    <w:rsid w:val="0077067B"/>
    <w:rsid w:val="007B4AE3"/>
    <w:rsid w:val="007C0580"/>
    <w:rsid w:val="007F0561"/>
    <w:rsid w:val="007F3DBD"/>
    <w:rsid w:val="007F76BF"/>
    <w:rsid w:val="007F78ED"/>
    <w:rsid w:val="0080496A"/>
    <w:rsid w:val="00820F15"/>
    <w:rsid w:val="0082399F"/>
    <w:rsid w:val="00827CDD"/>
    <w:rsid w:val="00832F45"/>
    <w:rsid w:val="00852D1A"/>
    <w:rsid w:val="00854B19"/>
    <w:rsid w:val="00864662"/>
    <w:rsid w:val="00872B52"/>
    <w:rsid w:val="008A463B"/>
    <w:rsid w:val="008B2809"/>
    <w:rsid w:val="008C6204"/>
    <w:rsid w:val="008E28D7"/>
    <w:rsid w:val="008F190D"/>
    <w:rsid w:val="008F3186"/>
    <w:rsid w:val="008F3B95"/>
    <w:rsid w:val="008F72C8"/>
    <w:rsid w:val="00920961"/>
    <w:rsid w:val="00922246"/>
    <w:rsid w:val="00922455"/>
    <w:rsid w:val="00926854"/>
    <w:rsid w:val="00936615"/>
    <w:rsid w:val="009613EE"/>
    <w:rsid w:val="009714C6"/>
    <w:rsid w:val="009770CC"/>
    <w:rsid w:val="009903FD"/>
    <w:rsid w:val="00992814"/>
    <w:rsid w:val="00997EE5"/>
    <w:rsid w:val="009D61DB"/>
    <w:rsid w:val="009F010A"/>
    <w:rsid w:val="009F1089"/>
    <w:rsid w:val="00A07AC9"/>
    <w:rsid w:val="00A22EFB"/>
    <w:rsid w:val="00A27657"/>
    <w:rsid w:val="00A33EFA"/>
    <w:rsid w:val="00A51486"/>
    <w:rsid w:val="00A5767A"/>
    <w:rsid w:val="00A80A2B"/>
    <w:rsid w:val="00AA5092"/>
    <w:rsid w:val="00AA5295"/>
    <w:rsid w:val="00AA7D80"/>
    <w:rsid w:val="00AB4392"/>
    <w:rsid w:val="00AC170F"/>
    <w:rsid w:val="00AE4AB6"/>
    <w:rsid w:val="00AF5C7B"/>
    <w:rsid w:val="00B00C8A"/>
    <w:rsid w:val="00B06AA6"/>
    <w:rsid w:val="00B36290"/>
    <w:rsid w:val="00B5327D"/>
    <w:rsid w:val="00B7277E"/>
    <w:rsid w:val="00BA2727"/>
    <w:rsid w:val="00BC1C9A"/>
    <w:rsid w:val="00BC3C92"/>
    <w:rsid w:val="00BC53CA"/>
    <w:rsid w:val="00BD5D68"/>
    <w:rsid w:val="00BE65AD"/>
    <w:rsid w:val="00BE6FF7"/>
    <w:rsid w:val="00BF302F"/>
    <w:rsid w:val="00C0562B"/>
    <w:rsid w:val="00C231ED"/>
    <w:rsid w:val="00C26B3E"/>
    <w:rsid w:val="00C2777D"/>
    <w:rsid w:val="00C360C8"/>
    <w:rsid w:val="00C37E95"/>
    <w:rsid w:val="00C54352"/>
    <w:rsid w:val="00C74D9A"/>
    <w:rsid w:val="00C76969"/>
    <w:rsid w:val="00C94F52"/>
    <w:rsid w:val="00CB1B1A"/>
    <w:rsid w:val="00CD5FFD"/>
    <w:rsid w:val="00CF267F"/>
    <w:rsid w:val="00CF4342"/>
    <w:rsid w:val="00CF7E6E"/>
    <w:rsid w:val="00D21ED9"/>
    <w:rsid w:val="00D31FF6"/>
    <w:rsid w:val="00D6210D"/>
    <w:rsid w:val="00D70677"/>
    <w:rsid w:val="00D915CA"/>
    <w:rsid w:val="00D935A7"/>
    <w:rsid w:val="00DB4C88"/>
    <w:rsid w:val="00DB7139"/>
    <w:rsid w:val="00DD5246"/>
    <w:rsid w:val="00DF6671"/>
    <w:rsid w:val="00E45B95"/>
    <w:rsid w:val="00E57627"/>
    <w:rsid w:val="00E5769E"/>
    <w:rsid w:val="00E7286B"/>
    <w:rsid w:val="00E76B4D"/>
    <w:rsid w:val="00ED4490"/>
    <w:rsid w:val="00EF2A9C"/>
    <w:rsid w:val="00EF79A8"/>
    <w:rsid w:val="00F01158"/>
    <w:rsid w:val="00F3311F"/>
    <w:rsid w:val="00F5599C"/>
    <w:rsid w:val="00F84261"/>
    <w:rsid w:val="00F86EDC"/>
    <w:rsid w:val="00F96469"/>
    <w:rsid w:val="00FD0A7F"/>
    <w:rsid w:val="00FE543D"/>
    <w:rsid w:val="00FE7EF1"/>
    <w:rsid w:val="00FF388E"/>
    <w:rsid w:val="00FF3A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0ABE"/>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Ttulo1">
    <w:name w:val="heading 1"/>
    <w:basedOn w:val="Normal"/>
    <w:next w:val="Normal"/>
    <w:link w:val="Ttulo1C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Ttulo2">
    <w:name w:val="heading 2"/>
    <w:basedOn w:val="Ttulo3"/>
    <w:next w:val="Normal"/>
    <w:link w:val="Ttulo2Car"/>
    <w:uiPriority w:val="9"/>
    <w:unhideWhenUsed/>
    <w:qFormat/>
    <w:rsid w:val="006E4A90"/>
    <w:pPr>
      <w:numPr>
        <w:ilvl w:val="1"/>
        <w:numId w:val="4"/>
      </w:numPr>
      <w:ind w:left="589" w:hanging="567"/>
      <w:outlineLvl w:val="1"/>
    </w:pPr>
  </w:style>
  <w:style w:type="paragraph" w:styleId="Ttulo3">
    <w:name w:val="heading 3"/>
    <w:basedOn w:val="Normal"/>
    <w:next w:val="Normal"/>
    <w:link w:val="Ttulo3Car"/>
    <w:uiPriority w:val="9"/>
    <w:unhideWhenUsed/>
    <w:qFormat/>
    <w:rsid w:val="004D04B2"/>
    <w:pPr>
      <w:numPr>
        <w:numId w:val="15"/>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Ttulo4">
    <w:name w:val="heading 4"/>
    <w:basedOn w:val="Normal"/>
    <w:next w:val="Normal"/>
    <w:link w:val="Ttulo4Car"/>
    <w:uiPriority w:val="9"/>
    <w:unhideWhenUsed/>
    <w:qFormat/>
    <w:rsid w:val="002B35D2"/>
    <w:pPr>
      <w:keepNext/>
      <w:keepLines/>
      <w:spacing w:before="40"/>
      <w:outlineLvl w:val="3"/>
    </w:pPr>
    <w:rPr>
      <w:rFonts w:asciiTheme="majorHAnsi" w:hAnsiTheme="majorHAnsi"/>
      <w:i/>
      <w:iCs/>
      <w:color w:val="2E74B5" w:themeColor="accent1" w:themeShade="BF"/>
    </w:rPr>
  </w:style>
  <w:style w:type="paragraph" w:styleId="Ttulo5">
    <w:name w:val="heading 5"/>
    <w:basedOn w:val="Normal"/>
    <w:next w:val="Normal"/>
    <w:link w:val="Ttulo5C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Ttulo2Car">
    <w:name w:val="Título 2 Car"/>
    <w:basedOn w:val="Fuentedeprrafopredeter"/>
    <w:link w:val="Ttulo2"/>
    <w:uiPriority w:val="9"/>
    <w:rsid w:val="006E4A90"/>
    <w:rPr>
      <w:rFonts w:ascii="Arial" w:eastAsia="Times New Roman" w:hAnsi="Arial" w:cs="Arial"/>
      <w:lang w:eastAsia="es-ES"/>
    </w:rPr>
  </w:style>
  <w:style w:type="character" w:customStyle="1" w:styleId="Ttulo3Car">
    <w:name w:val="Título 3 Car"/>
    <w:basedOn w:val="Fuentedeprrafopredeter"/>
    <w:link w:val="Ttulo3"/>
    <w:uiPriority w:val="9"/>
    <w:rsid w:val="004D04B2"/>
    <w:rPr>
      <w:rFonts w:ascii="Arial" w:eastAsia="Times New Roman" w:hAnsi="Arial" w:cs="Arial"/>
      <w:lang w:eastAsia="es-ES"/>
    </w:rPr>
  </w:style>
  <w:style w:type="character" w:customStyle="1" w:styleId="Ttulo4Car">
    <w:name w:val="Título 4 Car"/>
    <w:basedOn w:val="Fuentedeprrafopredeter"/>
    <w:link w:val="Ttulo4"/>
    <w:uiPriority w:val="9"/>
    <w:rsid w:val="002B35D2"/>
    <w:rPr>
      <w:rFonts w:asciiTheme="majorHAnsi" w:eastAsiaTheme="majorEastAsia" w:hAnsiTheme="majorHAnsi" w:cstheme="majorBidi"/>
      <w:i/>
      <w:iCs/>
      <w:color w:val="2E74B5" w:themeColor="accent1" w:themeShade="BF"/>
      <w:szCs w:val="32"/>
    </w:rPr>
  </w:style>
  <w:style w:type="character" w:customStyle="1" w:styleId="Ttulo5Car">
    <w:name w:val="Título 5 Car"/>
    <w:basedOn w:val="Fuentedeprrafopredeter"/>
    <w:link w:val="Ttulo5"/>
    <w:uiPriority w:val="9"/>
    <w:rsid w:val="002B35D2"/>
    <w:rPr>
      <w:rFonts w:asciiTheme="majorHAnsi" w:eastAsiaTheme="majorEastAsia" w:hAnsiTheme="majorHAnsi" w:cstheme="majorBidi"/>
      <w:color w:val="1F4D78" w:themeColor="accent1" w:themeShade="7F"/>
      <w:szCs w:val="32"/>
    </w:rPr>
  </w:style>
  <w:style w:type="paragraph" w:styleId="Encabezado">
    <w:name w:val="header"/>
    <w:basedOn w:val="Normal"/>
    <w:link w:val="EncabezadoCar"/>
    <w:uiPriority w:val="99"/>
    <w:unhideWhenUsed/>
    <w:rsid w:val="002B35D2"/>
    <w:pPr>
      <w:tabs>
        <w:tab w:val="center" w:pos="4252"/>
        <w:tab w:val="right" w:pos="8504"/>
      </w:tabs>
    </w:pPr>
  </w:style>
  <w:style w:type="character" w:customStyle="1" w:styleId="EncabezadoCar">
    <w:name w:val="Encabezado Car"/>
    <w:basedOn w:val="Fuentedeprrafopredeter"/>
    <w:link w:val="Encabezado"/>
    <w:uiPriority w:val="99"/>
    <w:rsid w:val="002B35D2"/>
    <w:rPr>
      <w:rFonts w:ascii="Arial" w:eastAsiaTheme="majorEastAsia" w:hAnsi="Arial" w:cstheme="majorBidi"/>
      <w:color w:val="0D0D0D" w:themeColor="text1" w:themeTint="F2"/>
      <w:szCs w:val="32"/>
    </w:rPr>
  </w:style>
  <w:style w:type="paragraph" w:styleId="Piedepgina">
    <w:name w:val="footer"/>
    <w:basedOn w:val="Normal"/>
    <w:link w:val="PiedepginaCar"/>
    <w:uiPriority w:val="99"/>
    <w:unhideWhenUsed/>
    <w:rsid w:val="002B35D2"/>
    <w:pPr>
      <w:tabs>
        <w:tab w:val="center" w:pos="4252"/>
        <w:tab w:val="right" w:pos="8504"/>
      </w:tabs>
    </w:pPr>
  </w:style>
  <w:style w:type="character" w:customStyle="1" w:styleId="PiedepginaCar">
    <w:name w:val="Pie de página Car"/>
    <w:basedOn w:val="Fuentedeprrafopredeter"/>
    <w:link w:val="Piedepgina"/>
    <w:uiPriority w:val="99"/>
    <w:rsid w:val="002B35D2"/>
    <w:rPr>
      <w:rFonts w:ascii="Arial" w:eastAsiaTheme="majorEastAsia" w:hAnsi="Arial" w:cstheme="majorBidi"/>
      <w:color w:val="0D0D0D" w:themeColor="text1" w:themeTint="F2"/>
      <w:szCs w:val="32"/>
    </w:rPr>
  </w:style>
  <w:style w:type="character" w:styleId="Hipervnculo">
    <w:name w:val="Hyperlink"/>
    <w:basedOn w:val="Fuentedeprrafopredeter"/>
    <w:uiPriority w:val="99"/>
    <w:unhideWhenUsed/>
    <w:rsid w:val="002B35D2"/>
    <w:rPr>
      <w:color w:val="0563C1" w:themeColor="hyperlink"/>
      <w:u w:val="single"/>
    </w:rPr>
  </w:style>
  <w:style w:type="paragraph" w:customStyle="1" w:styleId="TTULONOTA">
    <w:name w:val="TÍTULO NOTA"/>
    <w:basedOn w:val="Ttulo1"/>
    <w:qFormat/>
    <w:rsid w:val="002B35D2"/>
    <w:pPr>
      <w:jc w:val="center"/>
    </w:pPr>
    <w:rPr>
      <w:rFonts w:ascii="Arial" w:hAnsi="Arial"/>
      <w:b w:val="0"/>
      <w:color w:val="auto"/>
    </w:rPr>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nfasis">
    <w:name w:val="Emphasis"/>
    <w:basedOn w:val="Fuentedeprrafopredeter"/>
    <w:uiPriority w:val="20"/>
    <w:qFormat/>
    <w:rsid w:val="002B35D2"/>
    <w:rPr>
      <w:i/>
      <w:iCs/>
    </w:rPr>
  </w:style>
  <w:style w:type="paragraph" w:styleId="Prrafodelista">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PrrafodelistaC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tuloTDC">
    <w:name w:val="TOC Heading"/>
    <w:basedOn w:val="Ttulo1"/>
    <w:next w:val="Normal"/>
    <w:uiPriority w:val="39"/>
    <w:unhideWhenUsed/>
    <w:qFormat/>
    <w:rsid w:val="002B35D2"/>
    <w:pPr>
      <w:outlineLvl w:val="9"/>
    </w:pPr>
  </w:style>
  <w:style w:type="character" w:styleId="Refdecomentario">
    <w:name w:val="annotation reference"/>
    <w:basedOn w:val="Fuentedeprrafopredeter"/>
    <w:uiPriority w:val="99"/>
    <w:unhideWhenUsed/>
    <w:rsid w:val="002B35D2"/>
    <w:rPr>
      <w:sz w:val="16"/>
      <w:szCs w:val="16"/>
    </w:rPr>
  </w:style>
  <w:style w:type="paragraph" w:styleId="Textocomentario">
    <w:name w:val="annotation text"/>
    <w:basedOn w:val="Normal"/>
    <w:link w:val="TextocomentarioCar"/>
    <w:uiPriority w:val="99"/>
    <w:unhideWhenUsed/>
    <w:rsid w:val="002B35D2"/>
    <w:rPr>
      <w:sz w:val="20"/>
      <w:szCs w:val="20"/>
    </w:rPr>
  </w:style>
  <w:style w:type="character" w:customStyle="1" w:styleId="TextocomentarioCar">
    <w:name w:val="Texto comentario Car"/>
    <w:basedOn w:val="Fuentedeprrafopredeter"/>
    <w:link w:val="Textocomentario"/>
    <w:uiPriority w:val="99"/>
    <w:rsid w:val="002B35D2"/>
    <w:rPr>
      <w:rFonts w:ascii="Arial" w:eastAsiaTheme="majorEastAsia" w:hAnsi="Arial" w:cstheme="majorBidi"/>
      <w:color w:val="0D0D0D" w:themeColor="text1" w:themeTint="F2"/>
      <w:sz w:val="20"/>
      <w:szCs w:val="20"/>
    </w:rPr>
  </w:style>
  <w:style w:type="paragraph" w:styleId="Textoindependiente2">
    <w:name w:val="Body Text 2"/>
    <w:basedOn w:val="Normal"/>
    <w:link w:val="Textoindependiente2Car"/>
    <w:rsid w:val="002B35D2"/>
    <w:pPr>
      <w:spacing w:line="480" w:lineRule="auto"/>
    </w:pPr>
    <w:rPr>
      <w:szCs w:val="22"/>
    </w:rPr>
  </w:style>
  <w:style w:type="character" w:customStyle="1" w:styleId="Textoindependiente2Car">
    <w:name w:val="Texto independiente 2 Car"/>
    <w:basedOn w:val="Fuentedeprrafopredeter"/>
    <w:link w:val="Textoindependiente2"/>
    <w:rsid w:val="002B35D2"/>
    <w:rPr>
      <w:rFonts w:ascii="Arial" w:eastAsiaTheme="majorEastAsia" w:hAnsi="Arial" w:cstheme="majorBidi"/>
      <w:color w:val="0D0D0D" w:themeColor="text1" w:themeTint="F2"/>
    </w:rPr>
  </w:style>
  <w:style w:type="paragraph" w:styleId="Textodeglobo">
    <w:name w:val="Balloon Text"/>
    <w:basedOn w:val="Normal"/>
    <w:link w:val="TextodegloboCar"/>
    <w:uiPriority w:val="99"/>
    <w:semiHidden/>
    <w:unhideWhenUsed/>
    <w:rsid w:val="002B35D2"/>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5D2"/>
    <w:rPr>
      <w:rFonts w:ascii="Tahoma" w:eastAsiaTheme="majorEastAsia" w:hAnsi="Tahoma" w:cs="Tahoma"/>
      <w:color w:val="0D0D0D" w:themeColor="text1" w:themeTint="F2"/>
      <w:sz w:val="16"/>
      <w:szCs w:val="16"/>
    </w:rPr>
  </w:style>
  <w:style w:type="paragraph" w:styleId="Sangradetextonormal">
    <w:name w:val="Body Text Indent"/>
    <w:basedOn w:val="Normal"/>
    <w:link w:val="SangradetextonormalCar"/>
    <w:uiPriority w:val="99"/>
    <w:unhideWhenUsed/>
    <w:rsid w:val="002B35D2"/>
    <w:pPr>
      <w:ind w:left="283"/>
    </w:pPr>
  </w:style>
  <w:style w:type="character" w:customStyle="1" w:styleId="SangradetextonormalCar">
    <w:name w:val="Sangría de texto normal Car"/>
    <w:basedOn w:val="Fuentedeprrafopredeter"/>
    <w:link w:val="Sangradetextonormal"/>
    <w:uiPriority w:val="99"/>
    <w:rsid w:val="002B35D2"/>
    <w:rPr>
      <w:rFonts w:ascii="Arial" w:eastAsiaTheme="majorEastAsia" w:hAnsi="Arial" w:cstheme="majorBidi"/>
      <w:color w:val="0D0D0D" w:themeColor="text1" w:themeTint="F2"/>
      <w:szCs w:val="32"/>
    </w:rPr>
  </w:style>
  <w:style w:type="character" w:customStyle="1" w:styleId="PrrafodelistaCar">
    <w:name w:val="Párrafo de lista Car"/>
    <w:aliases w:val="List Car,Párrafo de lista - cat Car,Bullet Car,Resume Title Car,Dot pt Car,No Spacing1 Car,List Paragraph Char Char Char Car,Indicator Text Car,Numbered Para 1 Car,List Paragraph1 Car,Bullet Points Car,MAIN CONTENT Car"/>
    <w:basedOn w:val="Fuentedeprrafopredeter"/>
    <w:link w:val="Prrafodelista"/>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Sombreadomedio2-nfasis2">
    <w:name w:val="Medium Shading 2 Accent 2"/>
    <w:basedOn w:val="Tabla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aconcuadrcula">
    <w:name w:val="Table Grid"/>
    <w:basedOn w:val="Tabla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2B35D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Fuentedeprrafopredeter"/>
    <w:rsid w:val="002B35D2"/>
  </w:style>
  <w:style w:type="character" w:customStyle="1" w:styleId="apple-converted-space">
    <w:name w:val="apple-converted-space"/>
    <w:basedOn w:val="Fuentedeprrafopredeter"/>
    <w:rsid w:val="002B35D2"/>
  </w:style>
  <w:style w:type="character" w:customStyle="1" w:styleId="fontmed">
    <w:name w:val="fontmed"/>
    <w:basedOn w:val="Fuentedeprrafopredeter"/>
    <w:rsid w:val="002B35D2"/>
  </w:style>
  <w:style w:type="table" w:customStyle="1" w:styleId="Tabladelista6concolores-nfasis61">
    <w:name w:val="Tabla de lista 6 con colores - Énfasis 61"/>
    <w:basedOn w:val="Tabla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Fuentedeprrafopredeter"/>
    <w:rsid w:val="002B35D2"/>
  </w:style>
  <w:style w:type="character" w:styleId="Fuerte">
    <w:name w:val="Strong"/>
    <w:basedOn w:val="Fuentedeprrafopredeter"/>
    <w:uiPriority w:val="22"/>
    <w:qFormat/>
    <w:rsid w:val="002B35D2"/>
    <w:rPr>
      <w:b/>
      <w:bCs/>
    </w:rPr>
  </w:style>
  <w:style w:type="paragraph" w:styleId="Revisi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Fuentedeprrafopredeter"/>
    <w:uiPriority w:val="99"/>
    <w:semiHidden/>
    <w:unhideWhenUsed/>
    <w:rsid w:val="002B35D2"/>
    <w:rPr>
      <w:color w:val="605E5C"/>
      <w:shd w:val="clear" w:color="auto" w:fill="E1DFDD"/>
    </w:rPr>
  </w:style>
  <w:style w:type="paragraph" w:styleId="Tabladeilustracion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DC1">
    <w:name w:val="toc 1"/>
    <w:basedOn w:val="Normal"/>
    <w:next w:val="Normal"/>
    <w:autoRedefine/>
    <w:uiPriority w:val="39"/>
    <w:unhideWhenUsed/>
    <w:rsid w:val="002B35D2"/>
    <w:pPr>
      <w:spacing w:after="100"/>
    </w:pPr>
  </w:style>
  <w:style w:type="paragraph" w:styleId="TDC2">
    <w:name w:val="toc 2"/>
    <w:basedOn w:val="Normal"/>
    <w:next w:val="Normal"/>
    <w:autoRedefine/>
    <w:uiPriority w:val="39"/>
    <w:unhideWhenUsed/>
    <w:rsid w:val="002B35D2"/>
    <w:pPr>
      <w:spacing w:after="100"/>
      <w:ind w:left="240"/>
    </w:pPr>
  </w:style>
  <w:style w:type="paragraph" w:styleId="TDC3">
    <w:name w:val="toc 3"/>
    <w:basedOn w:val="Normal"/>
    <w:next w:val="Normal"/>
    <w:autoRedefine/>
    <w:uiPriority w:val="39"/>
    <w:unhideWhenUsed/>
    <w:rsid w:val="00283868"/>
    <w:pPr>
      <w:tabs>
        <w:tab w:val="left" w:pos="1100"/>
        <w:tab w:val="right" w:leader="dot" w:pos="8364"/>
      </w:tabs>
      <w:spacing w:after="100"/>
      <w:ind w:left="480"/>
    </w:pPr>
  </w:style>
  <w:style w:type="paragraph" w:styleId="TDC4">
    <w:name w:val="toc 4"/>
    <w:basedOn w:val="Normal"/>
    <w:next w:val="Normal"/>
    <w:autoRedefine/>
    <w:uiPriority w:val="39"/>
    <w:unhideWhenUsed/>
    <w:rsid w:val="002B35D2"/>
    <w:pPr>
      <w:spacing w:after="100"/>
      <w:ind w:left="720"/>
    </w:pPr>
  </w:style>
  <w:style w:type="paragraph" w:styleId="ndice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D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Textodelmarcadordeposicin">
    <w:name w:val="Placeholder Text"/>
    <w:basedOn w:val="Fuentedeprrafopredeter"/>
    <w:uiPriority w:val="99"/>
    <w:semiHidden/>
    <w:rsid w:val="002B35D2"/>
    <w:rPr>
      <w:color w:val="808080"/>
    </w:rPr>
  </w:style>
  <w:style w:type="character" w:customStyle="1" w:styleId="Estiloparachecklist">
    <w:name w:val="Estilo para checklist"/>
    <w:basedOn w:val="Fuentedeprrafopredeter"/>
    <w:uiPriority w:val="1"/>
    <w:rsid w:val="002B35D2"/>
    <w:rPr>
      <w:rFonts w:ascii="Segoe MDL2 Assets" w:hAnsi="Segoe MDL2 Assets"/>
      <w:color w:val="auto"/>
      <w:sz w:val="24"/>
    </w:rPr>
  </w:style>
  <w:style w:type="paragraph" w:styleId="Lista">
    <w:name w:val="List"/>
    <w:basedOn w:val="Normal"/>
    <w:uiPriority w:val="99"/>
    <w:unhideWhenUsed/>
    <w:rsid w:val="002B35D2"/>
    <w:pPr>
      <w:ind w:left="283" w:hanging="283"/>
      <w:contextualSpacing/>
    </w:pPr>
  </w:style>
  <w:style w:type="paragraph" w:styleId="Lista2">
    <w:name w:val="List 2"/>
    <w:basedOn w:val="Normal"/>
    <w:uiPriority w:val="99"/>
    <w:unhideWhenUsed/>
    <w:rsid w:val="002B35D2"/>
    <w:pPr>
      <w:ind w:left="566" w:hanging="283"/>
      <w:contextualSpacing/>
    </w:pPr>
  </w:style>
  <w:style w:type="paragraph" w:styleId="Saludo">
    <w:name w:val="Salutation"/>
    <w:basedOn w:val="Normal"/>
    <w:next w:val="Normal"/>
    <w:link w:val="SaludoCar"/>
    <w:uiPriority w:val="99"/>
    <w:unhideWhenUsed/>
    <w:rsid w:val="002B35D2"/>
  </w:style>
  <w:style w:type="character" w:customStyle="1" w:styleId="SaludoCar">
    <w:name w:val="Saludo Car"/>
    <w:basedOn w:val="Fuentedeprrafopredeter"/>
    <w:link w:val="Saludo"/>
    <w:uiPriority w:val="99"/>
    <w:rsid w:val="002B35D2"/>
    <w:rPr>
      <w:rFonts w:ascii="Arial" w:eastAsiaTheme="majorEastAsia" w:hAnsi="Arial" w:cstheme="majorBidi"/>
      <w:color w:val="0D0D0D" w:themeColor="text1" w:themeTint="F2"/>
      <w:szCs w:val="32"/>
    </w:rPr>
  </w:style>
  <w:style w:type="paragraph" w:styleId="Listaconvietas">
    <w:name w:val="List Bullet"/>
    <w:basedOn w:val="Normal"/>
    <w:uiPriority w:val="99"/>
    <w:unhideWhenUsed/>
    <w:rsid w:val="002B35D2"/>
    <w:pPr>
      <w:numPr>
        <w:numId w:val="8"/>
      </w:numPr>
      <w:contextualSpacing/>
    </w:pPr>
  </w:style>
  <w:style w:type="paragraph" w:styleId="Listaconvietas2">
    <w:name w:val="List Bullet 2"/>
    <w:basedOn w:val="Normal"/>
    <w:uiPriority w:val="99"/>
    <w:unhideWhenUsed/>
    <w:rsid w:val="002B35D2"/>
    <w:pPr>
      <w:numPr>
        <w:numId w:val="9"/>
      </w:numPr>
      <w:contextualSpacing/>
    </w:pPr>
  </w:style>
  <w:style w:type="paragraph" w:styleId="Continuarlista">
    <w:name w:val="List Continue"/>
    <w:basedOn w:val="Normal"/>
    <w:uiPriority w:val="99"/>
    <w:unhideWhenUsed/>
    <w:rsid w:val="002B35D2"/>
    <w:pPr>
      <w:ind w:left="283"/>
      <w:contextualSpacing/>
    </w:pPr>
  </w:style>
  <w:style w:type="paragraph" w:styleId="Descripci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2B35D2"/>
  </w:style>
  <w:style w:type="character" w:customStyle="1" w:styleId="TextoindependienteCar">
    <w:name w:val="Texto independiente Car"/>
    <w:basedOn w:val="Fuentedeprrafopredeter"/>
    <w:link w:val="Textoindependiente"/>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Textoindependienteprimerasangra2">
    <w:name w:val="Body Text First Indent 2"/>
    <w:basedOn w:val="Sangradetextonormal"/>
    <w:link w:val="Textoindependienteprimerasangra2Car"/>
    <w:uiPriority w:val="99"/>
    <w:unhideWhenUsed/>
    <w:rsid w:val="002B35D2"/>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Fuentedeprrafopredeter"/>
    <w:link w:val="TEXTONORMAL"/>
    <w:rsid w:val="002B35D2"/>
    <w:rPr>
      <w:rFonts w:ascii="Arial" w:eastAsiaTheme="majorEastAsia" w:hAnsi="Arial" w:cstheme="majorBidi"/>
      <w:b/>
      <w:color w:val="000000" w:themeColor="text1"/>
      <w:sz w:val="24"/>
      <w:szCs w:val="32"/>
      <w:lang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2B35D2"/>
    <w:pPr>
      <w:spacing w:before="0"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2B35D2"/>
    <w:rPr>
      <w:rFonts w:ascii="Arial" w:eastAsiaTheme="majorEastAsia" w:hAnsi="Arial" w:cstheme="majorBidi"/>
      <w:color w:val="0D0D0D" w:themeColor="text1" w:themeTint="F2"/>
      <w:sz w:val="20"/>
      <w:szCs w:val="20"/>
    </w:rPr>
  </w:style>
  <w:style w:type="character" w:styleId="Refdenotaalpie">
    <w:name w:val="footnote reference"/>
    <w:basedOn w:val="Fuentedeprrafopredeter"/>
    <w:uiPriority w:val="99"/>
    <w:semiHidden/>
    <w:unhideWhenUsed/>
    <w:rsid w:val="002B35D2"/>
    <w:rPr>
      <w:vertAlign w:val="superscript"/>
    </w:rPr>
  </w:style>
  <w:style w:type="table" w:customStyle="1" w:styleId="Tablaconcuadrcula10">
    <w:name w:val="Tabla con cuadrícula10"/>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Hipervnculovisitado">
    <w:name w:val="FollowedHyperlink"/>
    <w:basedOn w:val="Fuentedeprrafopredeter"/>
    <w:uiPriority w:val="99"/>
    <w:semiHidden/>
    <w:unhideWhenUsed/>
    <w:rsid w:val="00607B3B"/>
    <w:rPr>
      <w:color w:val="954F72" w:themeColor="followedHyperlink"/>
      <w:u w:val="single"/>
    </w:rPr>
  </w:style>
  <w:style w:type="paragraph" w:styleId="Textonotaalfinal">
    <w:name w:val="endnote text"/>
    <w:basedOn w:val="Normal"/>
    <w:link w:val="TextonotaalfinalCar"/>
    <w:uiPriority w:val="99"/>
    <w:semiHidden/>
    <w:unhideWhenUsed/>
    <w:rsid w:val="00FE7EF1"/>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E7EF1"/>
    <w:rPr>
      <w:rFonts w:ascii="Arial" w:eastAsiaTheme="majorEastAsia" w:hAnsi="Arial" w:cstheme="majorBidi"/>
      <w:color w:val="0D0D0D" w:themeColor="text1" w:themeTint="F2"/>
      <w:sz w:val="20"/>
      <w:szCs w:val="20"/>
    </w:rPr>
  </w:style>
  <w:style w:type="character" w:styleId="Refdenotaalfinal">
    <w:name w:val="endnote reference"/>
    <w:basedOn w:val="Fuentedeprrafopredeter"/>
    <w:uiPriority w:val="99"/>
    <w:semiHidden/>
    <w:unhideWhenUsed/>
    <w:rsid w:val="00FE7EF1"/>
    <w:rPr>
      <w:vertAlign w:val="superscript"/>
    </w:rPr>
  </w:style>
  <w:style w:type="table" w:customStyle="1" w:styleId="Tablaconcuadrcula41">
    <w:name w:val="Tabla con cuadrícula41"/>
    <w:basedOn w:val="Tablanormal"/>
    <w:next w:val="Tablaconcuadrcula"/>
    <w:uiPriority w:val="39"/>
    <w:rsid w:val="00C26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1422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14220"/>
    <w:pPr>
      <w:widowControl w:val="0"/>
      <w:autoSpaceDE w:val="0"/>
      <w:autoSpaceDN w:val="0"/>
      <w:spacing w:before="0" w:after="0" w:line="240" w:lineRule="auto"/>
      <w:jc w:val="left"/>
    </w:pPr>
    <w:rPr>
      <w:rFonts w:eastAsia="Arial" w:cs="Arial"/>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604143">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2700C-D948-4BB7-B2CF-F6480BFCF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3454</Words>
  <Characters>19000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Carbonell Zarco, Raúl</cp:lastModifiedBy>
  <cp:revision>10</cp:revision>
  <dcterms:created xsi:type="dcterms:W3CDTF">2024-07-30T11:36:00Z</dcterms:created>
  <dcterms:modified xsi:type="dcterms:W3CDTF">2026-05-04T15:46:00Z</dcterms:modified>
</cp:coreProperties>
</file>